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615E3" w14:textId="77777777" w:rsidR="004D155C" w:rsidRDefault="00000000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 w14:paraId="22C2823A" w14:textId="62EB9DF5" w:rsidR="004D155C" w:rsidRDefault="00000000">
      <w:pPr>
        <w:pBdr>
          <w:bottom w:val="single" w:sz="6" w:space="1" w:color="auto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学院：计算机与通信工程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>专业：通信工程</w:t>
      </w:r>
      <w:r>
        <w:rPr>
          <w:rFonts w:hint="eastAsia"/>
          <w:szCs w:val="28"/>
        </w:rPr>
        <w:t xml:space="preserve">  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班级：</w:t>
      </w:r>
      <w:r>
        <w:rPr>
          <w:rFonts w:hint="eastAsia"/>
          <w:szCs w:val="28"/>
        </w:rPr>
        <w:t xml:space="preserve">                </w:t>
      </w:r>
    </w:p>
    <w:p w14:paraId="1B0ABFF7" w14:textId="058F3B89" w:rsidR="004D155C" w:rsidRDefault="00000000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 xml:space="preserve">     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>学号：</w:t>
      </w:r>
      <w:r>
        <w:rPr>
          <w:rFonts w:hint="eastAsia"/>
          <w:szCs w:val="28"/>
        </w:rPr>
        <w:t xml:space="preserve"> 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实验日期：</w:t>
      </w:r>
      <w:r>
        <w:rPr>
          <w:rFonts w:hint="eastAsia"/>
          <w:szCs w:val="28"/>
        </w:rPr>
        <w:t>2024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6</w:t>
      </w:r>
      <w:r>
        <w:rPr>
          <w:rFonts w:hint="eastAsia"/>
          <w:szCs w:val="28"/>
        </w:rPr>
        <w:t>月</w:t>
      </w:r>
      <w:r>
        <w:rPr>
          <w:rFonts w:hint="eastAsia"/>
          <w:szCs w:val="28"/>
        </w:rPr>
        <w:t xml:space="preserve"> 5</w:t>
      </w:r>
      <w:r>
        <w:rPr>
          <w:rFonts w:hint="eastAsia"/>
          <w:szCs w:val="28"/>
        </w:rPr>
        <w:t>日</w:t>
      </w:r>
      <w:r>
        <w:rPr>
          <w:rFonts w:hint="eastAsia"/>
          <w:szCs w:val="28"/>
        </w:rPr>
        <w:t xml:space="preserve">  </w:t>
      </w:r>
    </w:p>
    <w:p w14:paraId="0D58E009" w14:textId="25D6F34C" w:rsidR="004D155C" w:rsidRDefault="00000000" w:rsidP="00FB78B8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实验名称：</w:t>
      </w:r>
      <w:ins w:id="0" w:author="Windows 用户" w:date="2018-04-10T14:35:00Z">
        <w:r>
          <w:rPr>
            <w:rFonts w:hint="eastAsia"/>
            <w:b/>
            <w:sz w:val="24"/>
            <w:szCs w:val="28"/>
          </w:rPr>
          <w:t>个人银行账户管理系统</w:t>
        </w:r>
      </w:ins>
      <w:r>
        <w:rPr>
          <w:rFonts w:hint="eastAsia"/>
          <w:b/>
          <w:sz w:val="24"/>
          <w:szCs w:val="28"/>
        </w:rPr>
        <w:t>的改进</w:t>
      </w:r>
    </w:p>
    <w:p w14:paraId="48FB98EC" w14:textId="77777777" w:rsidR="00FB78B8" w:rsidRPr="00FB78B8" w:rsidRDefault="00FB78B8" w:rsidP="00FB78B8">
      <w:pPr>
        <w:spacing w:beforeLines="100" w:before="312" w:line="360" w:lineRule="auto"/>
        <w:rPr>
          <w:b/>
          <w:sz w:val="24"/>
          <w:szCs w:val="28"/>
          <w:u w:val="single"/>
        </w:rPr>
      </w:pPr>
    </w:p>
    <w:p w14:paraId="25976EC5" w14:textId="77777777" w:rsidR="004D155C" w:rsidRDefault="00000000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</w:p>
    <w:p w14:paraId="3D814991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完善银行账户系统，并实现以下功能：</w:t>
      </w:r>
    </w:p>
    <w:p w14:paraId="6C761005" w14:textId="098D4C37" w:rsidR="00EC2D7F" w:rsidRPr="00DF40C7" w:rsidRDefault="00EC2D7F" w:rsidP="00DF40C7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增加了日期构造异常处理机制</w:t>
      </w:r>
    </w:p>
    <w:p w14:paraId="43FC73F8" w14:textId="77777777" w:rsidR="00DF40C7" w:rsidRPr="00DF40C7" w:rsidRDefault="00EC2D7F" w:rsidP="00DF40C7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增加了账户错误的相关异常处理</w:t>
      </w:r>
    </w:p>
    <w:p w14:paraId="2CD05556" w14:textId="2AAD1BCC" w:rsidR="00DF40C7" w:rsidRPr="00DF40C7" w:rsidRDefault="00EC2D7F" w:rsidP="00DF40C7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增加了图形界面</w:t>
      </w:r>
    </w:p>
    <w:p w14:paraId="4ABBEB47" w14:textId="76ADB0AF" w:rsidR="00DF40C7" w:rsidRPr="00DF40C7" w:rsidRDefault="00EC2D7F" w:rsidP="00DF40C7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图形界面有当月还款的提示和收入支出统计</w:t>
      </w:r>
    </w:p>
    <w:p w14:paraId="0EA5F819" w14:textId="00DA94E9" w:rsidR="00FB78B8" w:rsidRDefault="00EC2D7F" w:rsidP="00EC2D7F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可以查询某个月按照时间，金额排序的账户查询信息</w:t>
      </w:r>
    </w:p>
    <w:p w14:paraId="044F49F5" w14:textId="77777777" w:rsidR="00DF40C7" w:rsidRPr="00D77667" w:rsidRDefault="00DF40C7" w:rsidP="00D77667">
      <w:pPr>
        <w:spacing w:line="360" w:lineRule="auto"/>
        <w:rPr>
          <w:sz w:val="24"/>
          <w:szCs w:val="28"/>
        </w:rPr>
      </w:pPr>
    </w:p>
    <w:p w14:paraId="16F25ED4" w14:textId="6B2CB438" w:rsidR="00FB78B8" w:rsidRDefault="00000000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 w14:paraId="0B124700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计算机：台式电脑</w:t>
      </w:r>
    </w:p>
    <w:p w14:paraId="573A8D16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：</w:t>
      </w:r>
      <w:r>
        <w:rPr>
          <w:rFonts w:hint="eastAsia"/>
          <w:sz w:val="24"/>
          <w:szCs w:val="28"/>
        </w:rPr>
        <w:t>12th Gen Intel(R) Core(TM) i5-12400F   2.50 GHz</w:t>
      </w:r>
    </w:p>
    <w:p w14:paraId="7C4366C5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内存：</w:t>
      </w:r>
      <w:r>
        <w:rPr>
          <w:rFonts w:hint="eastAsia"/>
          <w:sz w:val="24"/>
          <w:szCs w:val="28"/>
        </w:rPr>
        <w:t xml:space="preserve">16GB DDR4 2667MHz </w:t>
      </w:r>
    </w:p>
    <w:p w14:paraId="40CA9558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硬盘：</w:t>
      </w:r>
      <w:r>
        <w:rPr>
          <w:rFonts w:hint="eastAsia"/>
          <w:sz w:val="24"/>
          <w:szCs w:val="28"/>
        </w:rPr>
        <w:t>SSD GM7 M.2 2TB</w:t>
      </w:r>
    </w:p>
    <w:p w14:paraId="36D01B86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显卡：</w:t>
      </w:r>
      <w:r>
        <w:rPr>
          <w:rFonts w:hint="eastAsia"/>
          <w:sz w:val="24"/>
          <w:szCs w:val="28"/>
        </w:rPr>
        <w:t>NVIDIA GeForce RTX 4060 8GB</w:t>
      </w:r>
    </w:p>
    <w:p w14:paraId="68BCB340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操作系统：</w:t>
      </w:r>
      <w:r>
        <w:rPr>
          <w:rFonts w:hint="eastAsia"/>
          <w:sz w:val="24"/>
          <w:szCs w:val="28"/>
        </w:rPr>
        <w:t xml:space="preserve">Windows 11 </w:t>
      </w:r>
      <w:r>
        <w:rPr>
          <w:rFonts w:hint="eastAsia"/>
          <w:sz w:val="24"/>
          <w:szCs w:val="28"/>
        </w:rPr>
        <w:t>专业版</w:t>
      </w:r>
    </w:p>
    <w:p w14:paraId="747A5E92" w14:textId="7E2C7C77" w:rsidR="00FB78B8" w:rsidRPr="00C30521" w:rsidRDefault="00000000" w:rsidP="00FB78B8">
      <w:pPr>
        <w:widowControl/>
        <w:pBdr>
          <w:bottom w:val="single" w:sz="4" w:space="0" w:color="auto"/>
        </w:pBdr>
        <w:jc w:val="left"/>
        <w:rPr>
          <w:sz w:val="24"/>
          <w:szCs w:val="28"/>
        </w:rPr>
      </w:pPr>
      <w:r>
        <w:rPr>
          <w:sz w:val="24"/>
          <w:szCs w:val="28"/>
        </w:rPr>
        <w:t>编译器：</w:t>
      </w:r>
      <w:r>
        <w:rPr>
          <w:rFonts w:hint="eastAsia"/>
          <w:sz w:val="24"/>
          <w:szCs w:val="28"/>
        </w:rPr>
        <w:t>MinGW 11.2.0 64-bit for C++</w:t>
      </w:r>
    </w:p>
    <w:p w14:paraId="657CE047" w14:textId="5105ADC5" w:rsidR="004D155C" w:rsidRDefault="00000000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实验内容与步骤：</w:t>
      </w:r>
    </w:p>
    <w:p w14:paraId="5E755D3F" w14:textId="2A5C79D8" w:rsidR="004D155C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【</w:t>
      </w:r>
      <w:r>
        <w:rPr>
          <w:rFonts w:ascii="Times New Roman" w:hAnsi="Times New Roman" w:cs="Times New Roman" w:hint="eastAsia"/>
          <w:bCs/>
          <w:sz w:val="24"/>
          <w:szCs w:val="24"/>
        </w:rPr>
        <w:t>功能</w:t>
      </w:r>
      <w:r w:rsidR="00561DBA"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Cs/>
          <w:sz w:val="24"/>
          <w:szCs w:val="24"/>
        </w:rPr>
        <w:t>：</w:t>
      </w:r>
      <w:r w:rsidR="00561DBA" w:rsidRPr="00561DBA">
        <w:rPr>
          <w:rFonts w:ascii="Times New Roman" w:hAnsi="Times New Roman" w:cs="Times New Roman" w:hint="eastAsia"/>
          <w:bCs/>
          <w:sz w:val="24"/>
          <w:szCs w:val="24"/>
        </w:rPr>
        <w:t>增加了日期构造异常处理机制</w:t>
      </w:r>
      <w:r>
        <w:rPr>
          <w:rFonts w:ascii="Times New Roman" w:hAnsi="Times New Roman" w:cs="Times New Roman"/>
          <w:b/>
          <w:bCs/>
          <w:sz w:val="24"/>
          <w:szCs w:val="24"/>
        </w:rPr>
        <w:t>】</w:t>
      </w:r>
    </w:p>
    <w:p w14:paraId="5F1D3D3E" w14:textId="63341FF5" w:rsidR="00561DBA" w:rsidRDefault="00561DBA" w:rsidP="00561DBA">
      <w:pPr>
        <w:pStyle w:val="ab"/>
        <w:numPr>
          <w:ilvl w:val="0"/>
          <w:numId w:val="1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设计：定义了一个新的类用来处理日期的异常，当输入的日期不合法时，抛出这个异常。</w:t>
      </w:r>
    </w:p>
    <w:p w14:paraId="7FC36F9A" w14:textId="77777777" w:rsidR="00561DBA" w:rsidRDefault="00561DBA" w:rsidP="00561DBA">
      <w:pPr>
        <w:pStyle w:val="ab"/>
        <w:numPr>
          <w:ilvl w:val="0"/>
          <w:numId w:val="1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561DBA" w14:paraId="3312408F" w14:textId="77777777" w:rsidTr="00515C1D">
        <w:tc>
          <w:tcPr>
            <w:tcW w:w="8296" w:type="dxa"/>
          </w:tcPr>
          <w:p w14:paraId="4CC98F30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00FF"/>
                <w:spacing w:val="4"/>
                <w:kern w:val="0"/>
                <w:sz w:val="24"/>
                <w:szCs w:val="24"/>
              </w:rPr>
              <w:t>DateException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public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exception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B8715A7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public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</w:p>
          <w:p w14:paraId="3856931E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const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what()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const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noexcept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override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C56ABA8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561DBA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日期错误，请重新输入</w:t>
            </w:r>
            <w:r w:rsidRPr="00561DBA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40429FE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ECBC6B9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};</w:t>
            </w:r>
          </w:p>
          <w:p w14:paraId="4707B01B" w14:textId="77777777" w:rsidR="00561DBA" w:rsidRPr="001511AB" w:rsidRDefault="00561DBA" w:rsidP="00515C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11AB">
              <w:rPr>
                <w:rFonts w:ascii="Times New Roman" w:hAnsi="Times New Roman" w:cs="Times New Roman" w:hint="eastAsia"/>
                <w:sz w:val="24"/>
                <w:szCs w:val="24"/>
              </w:rPr>
              <w:t>下面是用来调用这个方法的：</w:t>
            </w:r>
          </w:p>
          <w:p w14:paraId="293EC3EF" w14:textId="77777777" w:rsidR="00100DDE" w:rsidRPr="001511AB" w:rsidRDefault="00561DBA" w:rsidP="00100D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</w:t>
            </w:r>
            <w:r w:rsidRPr="00561DBA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561DBA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561DBA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="00100DDE"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="00100DDE"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="00100DDE"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</w:p>
          <w:p w14:paraId="3AFFCFE8" w14:textId="67EF8136" w:rsidR="00561DBA" w:rsidRPr="00561DBA" w:rsidRDefault="00100DDE" w:rsidP="00100D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year(year),month(month),day(day){</w:t>
            </w:r>
          </w:p>
          <w:p w14:paraId="02D7C729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(day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&lt;=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||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getMaxDay()){</w:t>
            </w:r>
          </w:p>
          <w:p w14:paraId="2B001523" w14:textId="3D209C5B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ab/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throw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DateException();</w:t>
            </w:r>
          </w:p>
          <w:p w14:paraId="3D379DC2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CFBCDC9" w14:textId="08B25983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</w:pP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};</w:t>
            </w:r>
          </w:p>
        </w:tc>
      </w:tr>
    </w:tbl>
    <w:p w14:paraId="57B6EB8E" w14:textId="77777777" w:rsidR="00100DDE" w:rsidRDefault="00100DDE" w:rsidP="00351123">
      <w:pPr>
        <w:pStyle w:val="ab"/>
        <w:numPr>
          <w:ilvl w:val="0"/>
          <w:numId w:val="1"/>
        </w:numPr>
        <w:pBdr>
          <w:bottom w:val="single" w:sz="4" w:space="21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测试</w:t>
      </w:r>
    </w:p>
    <w:p w14:paraId="1F777A5C" w14:textId="158B0286" w:rsidR="00100DDE" w:rsidRDefault="00100DDE" w:rsidP="00351123">
      <w:pPr>
        <w:pStyle w:val="ab"/>
        <w:numPr>
          <w:ilvl w:val="0"/>
          <w:numId w:val="2"/>
        </w:numPr>
        <w:pBdr>
          <w:bottom w:val="single" w:sz="4" w:space="21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  <w:r w:rsidR="00FB78B8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</w:rPr>
        <w:t xml:space="preserve"> 2008-01-01 2009-01-01 </w:t>
      </w:r>
      <w:r>
        <w:rPr>
          <w:rFonts w:ascii="Times New Roman" w:hAnsi="Times New Roman" w:hint="eastAsia"/>
          <w:sz w:val="24"/>
          <w:szCs w:val="24"/>
        </w:rPr>
        <w:t>（用户输入正确的时间）</w:t>
      </w:r>
    </w:p>
    <w:p w14:paraId="459DD1BF" w14:textId="77777777" w:rsidR="00100DDE" w:rsidRPr="00FB78B8" w:rsidRDefault="00100DDE" w:rsidP="00351123">
      <w:pPr>
        <w:pBdr>
          <w:bottom w:val="single" w:sz="4" w:space="21" w:color="auto"/>
        </w:pBdr>
        <w:spacing w:line="360" w:lineRule="auto"/>
        <w:rPr>
          <w:rFonts w:ascii="Times New Roman" w:eastAsia="宋体" w:hAnsi="Times New Roman" w:cs="Times New Roman"/>
          <w:szCs w:val="21"/>
        </w:rPr>
      </w:pPr>
      <w:r w:rsidRPr="00FB78B8">
        <w:rPr>
          <w:rFonts w:ascii="Times New Roman" w:eastAsia="宋体" w:hAnsi="Times New Roman" w:cs="Times New Roman" w:hint="eastAsia"/>
          <w:szCs w:val="21"/>
        </w:rPr>
        <w:t>运行截图如下：</w:t>
      </w:r>
    </w:p>
    <w:p w14:paraId="52845A50" w14:textId="6BA6D785" w:rsidR="00100DDE" w:rsidRDefault="000F738D" w:rsidP="00351123">
      <w:pPr>
        <w:pBdr>
          <w:bottom w:val="single" w:sz="4" w:space="21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A70A6A" wp14:editId="23C749AD">
            <wp:extent cx="5274310" cy="3726180"/>
            <wp:effectExtent l="0" t="0" r="2540" b="7620"/>
            <wp:docPr id="1719800347" name="图片 4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0347" name="图片 1719800347" descr="E:\Clion_Project\bank\cmake-build-debug\bank.ex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854E" w14:textId="77777777" w:rsidR="00100DDE" w:rsidRPr="00FB78B8" w:rsidRDefault="00100DDE" w:rsidP="00351123">
      <w:pPr>
        <w:pBdr>
          <w:bottom w:val="single" w:sz="4" w:space="21" w:color="auto"/>
        </w:pBdr>
        <w:spacing w:line="360" w:lineRule="auto"/>
        <w:rPr>
          <w:rFonts w:ascii="Times New Roman" w:eastAsia="宋体" w:hAnsi="Times New Roman" w:cs="Times New Roman"/>
          <w:szCs w:val="21"/>
        </w:rPr>
      </w:pPr>
      <w:r w:rsidRPr="00FB78B8">
        <w:rPr>
          <w:rFonts w:ascii="Times New Roman" w:eastAsia="宋体" w:hAnsi="Times New Roman" w:cs="Times New Roman" w:hint="eastAsia"/>
          <w:szCs w:val="21"/>
        </w:rPr>
        <w:t>分析：该命令用于查询</w:t>
      </w:r>
      <w:r w:rsidRPr="00FB78B8">
        <w:rPr>
          <w:rFonts w:ascii="Times New Roman" w:eastAsia="宋体" w:hAnsi="Times New Roman" w:cs="Times New Roman" w:hint="eastAsia"/>
          <w:szCs w:val="21"/>
        </w:rPr>
        <w:t>0</w:t>
      </w:r>
      <w:r w:rsidRPr="00FB78B8">
        <w:rPr>
          <w:rFonts w:ascii="Times New Roman" w:eastAsia="宋体" w:hAnsi="Times New Roman" w:cs="Times New Roman"/>
          <w:szCs w:val="21"/>
        </w:rPr>
        <w:t>8</w:t>
      </w:r>
      <w:r w:rsidRPr="00FB78B8">
        <w:rPr>
          <w:rFonts w:ascii="Times New Roman" w:eastAsia="宋体" w:hAnsi="Times New Roman" w:cs="Times New Roman" w:hint="eastAsia"/>
          <w:szCs w:val="21"/>
        </w:rPr>
        <w:t>年</w:t>
      </w:r>
      <w:r w:rsidRPr="00FB78B8">
        <w:rPr>
          <w:rFonts w:ascii="Times New Roman" w:eastAsia="宋体" w:hAnsi="Times New Roman" w:cs="Times New Roman" w:hint="eastAsia"/>
          <w:szCs w:val="21"/>
        </w:rPr>
        <w:t>1</w:t>
      </w:r>
      <w:r w:rsidRPr="00FB78B8">
        <w:rPr>
          <w:rFonts w:ascii="Times New Roman" w:eastAsia="宋体" w:hAnsi="Times New Roman" w:cs="Times New Roman" w:hint="eastAsia"/>
          <w:szCs w:val="21"/>
        </w:rPr>
        <w:t>月</w:t>
      </w:r>
      <w:r w:rsidRPr="00FB78B8">
        <w:rPr>
          <w:rFonts w:ascii="Times New Roman" w:eastAsia="宋体" w:hAnsi="Times New Roman" w:cs="Times New Roman" w:hint="eastAsia"/>
          <w:szCs w:val="21"/>
        </w:rPr>
        <w:t>1</w:t>
      </w:r>
      <w:r w:rsidRPr="00FB78B8">
        <w:rPr>
          <w:rFonts w:ascii="Times New Roman" w:eastAsia="宋体" w:hAnsi="Times New Roman" w:cs="Times New Roman" w:hint="eastAsia"/>
          <w:szCs w:val="21"/>
        </w:rPr>
        <w:t>日到</w:t>
      </w:r>
      <w:r w:rsidRPr="00FB78B8">
        <w:rPr>
          <w:rFonts w:ascii="Times New Roman" w:eastAsia="宋体" w:hAnsi="Times New Roman" w:cs="Times New Roman"/>
          <w:szCs w:val="21"/>
        </w:rPr>
        <w:t>09</w:t>
      </w:r>
      <w:r w:rsidRPr="00FB78B8">
        <w:rPr>
          <w:rFonts w:ascii="Times New Roman" w:eastAsia="宋体" w:hAnsi="Times New Roman" w:cs="Times New Roman" w:hint="eastAsia"/>
          <w:szCs w:val="21"/>
        </w:rPr>
        <w:t>年</w:t>
      </w:r>
      <w:r w:rsidRPr="00FB78B8">
        <w:rPr>
          <w:rFonts w:ascii="Times New Roman" w:eastAsia="宋体" w:hAnsi="Times New Roman" w:cs="Times New Roman" w:hint="eastAsia"/>
          <w:szCs w:val="21"/>
        </w:rPr>
        <w:t>1</w:t>
      </w:r>
      <w:r w:rsidRPr="00FB78B8">
        <w:rPr>
          <w:rFonts w:ascii="Times New Roman" w:eastAsia="宋体" w:hAnsi="Times New Roman" w:cs="Times New Roman" w:hint="eastAsia"/>
          <w:szCs w:val="21"/>
        </w:rPr>
        <w:t>月</w:t>
      </w:r>
      <w:r w:rsidRPr="00FB78B8">
        <w:rPr>
          <w:rFonts w:ascii="Times New Roman" w:eastAsia="宋体" w:hAnsi="Times New Roman" w:cs="Times New Roman" w:hint="eastAsia"/>
          <w:szCs w:val="21"/>
        </w:rPr>
        <w:t>1</w:t>
      </w:r>
      <w:r w:rsidRPr="00FB78B8">
        <w:rPr>
          <w:rFonts w:ascii="Times New Roman" w:eastAsia="宋体" w:hAnsi="Times New Roman" w:cs="Times New Roman" w:hint="eastAsia"/>
          <w:szCs w:val="21"/>
        </w:rPr>
        <w:t>日的操作记录，结果表明可以成功运行</w:t>
      </w:r>
    </w:p>
    <w:p w14:paraId="48CBDDCC" w14:textId="10EC8F59" w:rsidR="00100DDE" w:rsidRDefault="00100DDE" w:rsidP="00351123">
      <w:pPr>
        <w:pStyle w:val="ab"/>
        <w:numPr>
          <w:ilvl w:val="0"/>
          <w:numId w:val="2"/>
        </w:numPr>
        <w:pBdr>
          <w:bottom w:val="single" w:sz="4" w:space="21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2:</w:t>
      </w:r>
      <w:r w:rsidR="00FB78B8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</w:rPr>
        <w:t xml:space="preserve"> 2008-01-32 2009-02-29 </w:t>
      </w:r>
      <w:r>
        <w:rPr>
          <w:rFonts w:ascii="Times New Roman" w:hAnsi="Times New Roman" w:hint="eastAsia"/>
          <w:sz w:val="24"/>
          <w:szCs w:val="24"/>
        </w:rPr>
        <w:t>（用户输入了错误的时间）</w:t>
      </w:r>
    </w:p>
    <w:p w14:paraId="60917686" w14:textId="477CE3D2" w:rsidR="00351123" w:rsidRPr="00FB78B8" w:rsidRDefault="00100DDE" w:rsidP="00351123">
      <w:pPr>
        <w:pBdr>
          <w:bottom w:val="single" w:sz="4" w:space="21" w:color="auto"/>
        </w:pBdr>
        <w:spacing w:line="360" w:lineRule="auto"/>
        <w:rPr>
          <w:rFonts w:asciiTheme="minorEastAsia" w:hAnsiTheme="minorEastAsia" w:cs="Times New Roman"/>
        </w:rPr>
      </w:pPr>
      <w:r w:rsidRPr="00FB78B8">
        <w:rPr>
          <w:rFonts w:asciiTheme="minorEastAsia" w:hAnsiTheme="minorEastAsia" w:cs="Times New Roman" w:hint="eastAsia"/>
        </w:rPr>
        <w:t>运行截图如下：</w:t>
      </w:r>
    </w:p>
    <w:p w14:paraId="79E75660" w14:textId="26CB4E8E" w:rsidR="00100DDE" w:rsidRDefault="000F738D" w:rsidP="00351123">
      <w:pPr>
        <w:pBdr>
          <w:bottom w:val="single" w:sz="4" w:space="21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D7FCA8" wp14:editId="64C2F8AF">
            <wp:extent cx="5274310" cy="2255326"/>
            <wp:effectExtent l="0" t="0" r="2540" b="0"/>
            <wp:docPr id="1476694877" name="图片 5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94877" name="图片 1476694877" descr="E:\Clion_Project\bank\cmake-build-debug\bank.ex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" b="38843"/>
                    <a:stretch/>
                  </pic:blipFill>
                  <pic:spPr bwMode="auto">
                    <a:xfrm>
                      <a:off x="0" y="0"/>
                      <a:ext cx="5274763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9A294" w14:textId="77777777" w:rsidR="00100DDE" w:rsidRPr="00FB78B8" w:rsidRDefault="00100DDE" w:rsidP="00351123">
      <w:pPr>
        <w:pBdr>
          <w:bottom w:val="single" w:sz="4" w:space="21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FB78B8">
        <w:rPr>
          <w:rFonts w:asciiTheme="minorEastAsia" w:hAnsiTheme="minorEastAsia" w:cs="Times New Roman" w:hint="eastAsia"/>
          <w:szCs w:val="21"/>
        </w:rPr>
        <w:t>分析：由于输入了错误的日期，导致throw了异常，并且监测到并输出异常信息。</w:t>
      </w:r>
    </w:p>
    <w:p w14:paraId="300ECB6D" w14:textId="5BEA2A11" w:rsidR="00100DDE" w:rsidRDefault="00100DDE" w:rsidP="00351123">
      <w:pPr>
        <w:pStyle w:val="ab"/>
        <w:numPr>
          <w:ilvl w:val="0"/>
          <w:numId w:val="2"/>
        </w:numPr>
        <w:pBdr>
          <w:bottom w:val="single" w:sz="4" w:space="21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/>
          <w:sz w:val="24"/>
          <w:szCs w:val="24"/>
        </w:rPr>
        <w:t>3:</w:t>
      </w:r>
      <w:r w:rsidR="00FB78B8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</w:rPr>
        <w:t xml:space="preserve"> </w:t>
      </w:r>
      <w:r w:rsidR="00FB78B8">
        <w:rPr>
          <w:rFonts w:ascii="Times New Roman" w:hAnsi="Times New Roman" w:hint="eastAsia"/>
          <w:sz w:val="24"/>
          <w:szCs w:val="24"/>
        </w:rPr>
        <w:t>andy</w:t>
      </w:r>
      <w:r>
        <w:rPr>
          <w:rFonts w:ascii="Times New Roman" w:hAnsi="Times New Roman" w:hint="eastAsia"/>
          <w:sz w:val="24"/>
          <w:szCs w:val="24"/>
        </w:rPr>
        <w:t>（用户输入的不是日期）</w:t>
      </w:r>
    </w:p>
    <w:p w14:paraId="429EEF43" w14:textId="77777777" w:rsidR="00100DDE" w:rsidRDefault="00100DDE" w:rsidP="00351123">
      <w:pPr>
        <w:pBdr>
          <w:bottom w:val="single" w:sz="4" w:space="21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运行截图如下：</w:t>
      </w:r>
    </w:p>
    <w:p w14:paraId="664DAEEF" w14:textId="19B85957" w:rsidR="00100DDE" w:rsidRDefault="00FB78B8" w:rsidP="00351123">
      <w:pPr>
        <w:pBdr>
          <w:bottom w:val="single" w:sz="4" w:space="21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0481527" wp14:editId="7F59C2B5">
            <wp:extent cx="5274310" cy="2507615"/>
            <wp:effectExtent l="0" t="0" r="2540" b="6985"/>
            <wp:docPr id="1382875606" name="图片 28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75606" name="图片 1382875606" descr="E:\Clion_Project\bank\cmake-build-debug\bank.ex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A063" w14:textId="61DBCAC8" w:rsidR="00FB78B8" w:rsidRDefault="00100DDE" w:rsidP="00FB78B8">
      <w:pPr>
        <w:pBdr>
          <w:bottom w:val="single" w:sz="4" w:space="21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FB78B8">
        <w:rPr>
          <w:rFonts w:asciiTheme="minorEastAsia" w:hAnsiTheme="minorEastAsia" w:cs="Times New Roman" w:hint="eastAsia"/>
          <w:szCs w:val="21"/>
        </w:rPr>
        <w:t>分析：由于输入的不是日期，依旧throw了该异常。</w:t>
      </w:r>
    </w:p>
    <w:p w14:paraId="281A14F2" w14:textId="77777777" w:rsidR="00FB78B8" w:rsidRPr="00FB78B8" w:rsidRDefault="00FB78B8" w:rsidP="00FB78B8">
      <w:pPr>
        <w:pBdr>
          <w:bottom w:val="single" w:sz="4" w:space="21" w:color="auto"/>
        </w:pBdr>
        <w:spacing w:line="360" w:lineRule="auto"/>
        <w:rPr>
          <w:rFonts w:asciiTheme="minorEastAsia" w:hAnsiTheme="minorEastAsia" w:cs="Times New Roman"/>
          <w:szCs w:val="21"/>
        </w:rPr>
      </w:pPr>
    </w:p>
    <w:p w14:paraId="6B5D7868" w14:textId="77777777" w:rsidR="00351123" w:rsidRPr="00351123" w:rsidRDefault="00351123" w:rsidP="00351123">
      <w:pPr>
        <w:widowControl/>
        <w:pBdr>
          <w:bottom w:val="single" w:sz="4" w:space="21" w:color="auto"/>
        </w:pBdr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51123">
        <w:rPr>
          <w:rFonts w:ascii="Times New Roman" w:eastAsia="宋体" w:hAnsi="Times New Roman" w:cs="Times New Roman" w:hint="eastAsia"/>
          <w:kern w:val="0"/>
          <w:sz w:val="24"/>
          <w:szCs w:val="24"/>
        </w:rPr>
        <w:t>【功能</w:t>
      </w:r>
      <w:r w:rsidRPr="00351123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351123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Pr="00351123">
        <w:rPr>
          <w:rFonts w:ascii="宋体" w:eastAsia="宋体" w:hAnsi="宋体" w:cs="宋体" w:hint="eastAsia"/>
          <w:kern w:val="0"/>
          <w:sz w:val="24"/>
          <w:szCs w:val="28"/>
        </w:rPr>
        <w:t>增加了账户错误的相关异常处理</w:t>
      </w:r>
      <w:r w:rsidRPr="00351123">
        <w:rPr>
          <w:rFonts w:ascii="Times New Roman" w:eastAsia="宋体" w:hAnsi="Times New Roman" w:cs="Times New Roman" w:hint="eastAsia"/>
          <w:kern w:val="0"/>
          <w:sz w:val="24"/>
          <w:szCs w:val="24"/>
        </w:rPr>
        <w:t>】</w:t>
      </w:r>
    </w:p>
    <w:p w14:paraId="7BE11A6D" w14:textId="77777777" w:rsidR="00351123" w:rsidRPr="00351123" w:rsidRDefault="00351123" w:rsidP="00351123">
      <w:pPr>
        <w:widowControl/>
        <w:numPr>
          <w:ilvl w:val="0"/>
          <w:numId w:val="3"/>
        </w:numPr>
        <w:pBdr>
          <w:bottom w:val="single" w:sz="4" w:space="21" w:color="auto"/>
        </w:pBd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bookmarkStart w:id="1" w:name="_Hlk169263040"/>
      <w:r w:rsidRPr="00351123">
        <w:rPr>
          <w:rFonts w:ascii="Times New Roman" w:eastAsia="宋体" w:hAnsi="Times New Roman" w:cs="Times New Roman" w:hint="eastAsia"/>
          <w:sz w:val="24"/>
          <w:szCs w:val="24"/>
        </w:rPr>
        <w:t>设计</w:t>
      </w:r>
    </w:p>
    <w:p w14:paraId="05BFB020" w14:textId="77777777" w:rsidR="00351123" w:rsidRPr="00FB78B8" w:rsidRDefault="00351123" w:rsidP="00FB78B8">
      <w:pPr>
        <w:pStyle w:val="ab"/>
        <w:widowControl/>
        <w:numPr>
          <w:ilvl w:val="0"/>
          <w:numId w:val="10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FB78B8">
        <w:rPr>
          <w:rFonts w:ascii="Times New Roman" w:hAnsi="Times New Roman" w:hint="eastAsia"/>
          <w:kern w:val="0"/>
          <w:sz w:val="24"/>
          <w:szCs w:val="24"/>
        </w:rPr>
        <w:t>当增加的账户不是一个合法的参数（</w:t>
      </w:r>
      <w:r w:rsidRPr="00FB78B8">
        <w:rPr>
          <w:rFonts w:ascii="Times New Roman" w:hAnsi="Times New Roman" w:hint="eastAsia"/>
          <w:kern w:val="0"/>
          <w:sz w:val="24"/>
          <w:szCs w:val="24"/>
        </w:rPr>
        <w:t>s</w:t>
      </w:r>
      <w:r w:rsidRPr="00FB78B8">
        <w:rPr>
          <w:rFonts w:ascii="Cambria" w:hAnsi="Cambria" w:cs="Cambria" w:hint="eastAsia"/>
          <w:kern w:val="0"/>
          <w:sz w:val="24"/>
          <w:szCs w:val="24"/>
        </w:rPr>
        <w:t xml:space="preserve"> 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或者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c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）时抛出一个异常。</w:t>
      </w:r>
    </w:p>
    <w:p w14:paraId="25D47E17" w14:textId="77777777" w:rsidR="00351123" w:rsidRPr="00FB78B8" w:rsidRDefault="00351123" w:rsidP="00FB78B8">
      <w:pPr>
        <w:pStyle w:val="ab"/>
        <w:widowControl/>
        <w:numPr>
          <w:ilvl w:val="0"/>
          <w:numId w:val="10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FB78B8">
        <w:rPr>
          <w:rFonts w:ascii="Cambria" w:hAnsi="Cambria" w:cs="Cambria" w:hint="eastAsia"/>
          <w:kern w:val="0"/>
          <w:sz w:val="24"/>
          <w:szCs w:val="24"/>
        </w:rPr>
        <w:t>当存入或者取出的账户编号（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index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）不存在时抛出一个异常。</w:t>
      </w:r>
    </w:p>
    <w:p w14:paraId="63F5F040" w14:textId="77777777" w:rsidR="00351123" w:rsidRPr="00FB78B8" w:rsidRDefault="00351123" w:rsidP="00FB78B8">
      <w:pPr>
        <w:pStyle w:val="ab"/>
        <w:widowControl/>
        <w:numPr>
          <w:ilvl w:val="0"/>
          <w:numId w:val="10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FB78B8">
        <w:rPr>
          <w:rFonts w:ascii="Cambria" w:hAnsi="Cambria" w:cs="Cambria" w:hint="eastAsia"/>
          <w:kern w:val="0"/>
          <w:sz w:val="24"/>
          <w:szCs w:val="24"/>
        </w:rPr>
        <w:t>当从账户取钱时，余额不足，抛出一个异常。</w:t>
      </w:r>
    </w:p>
    <w:p w14:paraId="5EBE7AF4" w14:textId="4D52735F" w:rsidR="00351123" w:rsidRPr="00FB78B8" w:rsidRDefault="00351123" w:rsidP="00FB78B8">
      <w:pPr>
        <w:pStyle w:val="ab"/>
        <w:widowControl/>
        <w:numPr>
          <w:ilvl w:val="0"/>
          <w:numId w:val="10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FB78B8">
        <w:rPr>
          <w:rFonts w:ascii="Cambria" w:hAnsi="Cambria" w:cs="Cambria" w:hint="eastAsia"/>
          <w:kern w:val="0"/>
          <w:sz w:val="24"/>
          <w:szCs w:val="24"/>
        </w:rPr>
        <w:t>当改变日期时，如果输入的日期小于今天或者超出本月最大日期，抛出异常。</w:t>
      </w:r>
    </w:p>
    <w:p w14:paraId="73A5BBA6" w14:textId="27CF8217" w:rsidR="00351123" w:rsidRPr="00351123" w:rsidRDefault="00351123" w:rsidP="00351123">
      <w:pPr>
        <w:pStyle w:val="ab"/>
        <w:widowControl/>
        <w:numPr>
          <w:ilvl w:val="0"/>
          <w:numId w:val="3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351123">
        <w:rPr>
          <w:rFonts w:ascii="Times New Roman" w:hAnsi="Times New Roman" w:hint="eastAsia"/>
          <w:sz w:val="24"/>
          <w:szCs w:val="24"/>
        </w:rPr>
        <w:lastRenderedPageBreak/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351123" w14:paraId="7014DABD" w14:textId="77777777" w:rsidTr="00515C1D">
        <w:tc>
          <w:tcPr>
            <w:tcW w:w="8296" w:type="dxa"/>
          </w:tcPr>
          <w:p w14:paraId="627DDD50" w14:textId="6F96FBE9" w:rsidR="00CF74BB" w:rsidRPr="001511AB" w:rsidRDefault="00CF74BB" w:rsidP="00CF74BB">
            <w:pPr>
              <w:pStyle w:val="HTML"/>
              <w:spacing w:line="244" w:lineRule="atLeast"/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 w:hint="eastAsia"/>
                <w:i/>
                <w:iCs/>
                <w:color w:val="3D7B7B"/>
                <w:spacing w:val="4"/>
              </w:rPr>
              <w:t>处理命令</w:t>
            </w:r>
          </w:p>
          <w:p w14:paraId="0A1BE3E6" w14:textId="453D79FE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switch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6B02B40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'a'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增加账户</w:t>
            </w:r>
          </w:p>
          <w:p w14:paraId="61C0BF8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3A80F31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读取账户类型和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ID</w:t>
            </w:r>
          </w:p>
          <w:p w14:paraId="7FF9962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's'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||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'c'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25028B9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DB1306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419C0EB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AECFD5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账户类型错误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如果账户类型错误，抛出异常</w:t>
            </w:r>
          </w:p>
          <w:p w14:paraId="10BEAB7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7DC415E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6688D81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2AD6EBC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21F3F8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3D5E86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0418BA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's'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如果是储蓄账户</w:t>
            </w:r>
          </w:p>
          <w:p w14:paraId="7D96CC5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读取利率</w:t>
            </w:r>
          </w:p>
          <w:p w14:paraId="1D2A4DE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7AFB22D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SavingsAccount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创建储蓄账户对象</w:t>
            </w:r>
          </w:p>
          <w:p w14:paraId="0F741AA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如果是信用账户</w:t>
            </w:r>
          </w:p>
          <w:p w14:paraId="742F210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fee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读取信用额度、利率和手续费</w:t>
            </w:r>
          </w:p>
          <w:p w14:paraId="4F13EC4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fee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4A5B4F4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fee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创建信用账户对象</w:t>
            </w:r>
          </w:p>
          <w:p w14:paraId="2BFC620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C4A8D1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312F18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push_back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将新创建的账户添加到账户数组中</w:t>
            </w:r>
          </w:p>
          <w:p w14:paraId="28C7FFB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BAAC4A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14665E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'd'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存入现金</w:t>
            </w:r>
          </w:p>
          <w:p w14:paraId="04C0FE3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AE5DBB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读取账户索引和存入金额</w:t>
            </w:r>
          </w:p>
          <w:p w14:paraId="5F2A453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getline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读取描述信息</w:t>
            </w:r>
          </w:p>
          <w:p w14:paraId="73AD373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||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size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72D72E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账户不存在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如果账户索引无效，抛出异常</w:t>
            </w:r>
          </w:p>
          <w:p w14:paraId="059E146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C81C9B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deposit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执行存款操作</w:t>
            </w:r>
          </w:p>
          <w:p w14:paraId="3A24A64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B0BFD7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607618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4351A5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4411C9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30F3305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C923EC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17EB1C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47711B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6EF349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41C1EEB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7EF6BC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'w'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取出现金</w:t>
            </w:r>
          </w:p>
          <w:p w14:paraId="4706527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8974AC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读取账户索引和取出金额</w:t>
            </w:r>
          </w:p>
          <w:p w14:paraId="3F1D2F3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getline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读取描述信息</w:t>
            </w:r>
          </w:p>
          <w:p w14:paraId="5DA9A9F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||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size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0EA907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账户不存在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如果账户索引无效，抛出异常</w:t>
            </w:r>
          </w:p>
          <w:p w14:paraId="51B6263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3E4C9C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withdraw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执行取款操作</w:t>
            </w:r>
          </w:p>
          <w:p w14:paraId="0B1E6B5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90855A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FCA9CD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5AF0C92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261316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5B15FF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AccountException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40BC346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捕捉账户异常并输出错误信息</w:t>
            </w:r>
          </w:p>
          <w:p w14:paraId="0F32C51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9C0826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957DBA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捕捉运行时异常并输出错误信息</w:t>
            </w:r>
          </w:p>
          <w:p w14:paraId="1A93340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C406CA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E960B2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D36BD0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7FD56C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's'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查询各账户信息</w:t>
            </w:r>
          </w:p>
          <w:p w14:paraId="1CF70FD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for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size_t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size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++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4D26CAF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"["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"]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4458A9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show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显示账户信息</w:t>
            </w:r>
          </w:p>
          <w:p w14:paraId="5AE1F44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9644D1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7ED246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F9B134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B3EA48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'c'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改变日期</w:t>
            </w:r>
          </w:p>
          <w:p w14:paraId="5D3A381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读取新的日期</w:t>
            </w:r>
          </w:p>
          <w:p w14:paraId="1D879A9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</w:p>
          <w:p w14:paraId="76413A9C" w14:textId="0AB11379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时间不能倒流哦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="00537CEF" w:rsidRPr="001511AB">
              <w:rPr>
                <w:rStyle w:val="s"/>
                <w:rFonts w:ascii="Consolas" w:hAnsi="Consolas" w:hint="eastAsia"/>
                <w:color w:val="BA2121"/>
                <w:spacing w:val="4"/>
              </w:rPr>
              <w:t xml:space="preserve"> </w:t>
            </w:r>
            <w:r w:rsidR="00537CEF"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="00537CEF"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="00537CEF"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日期不能倒流</w:t>
            </w:r>
          </w:p>
          <w:p w14:paraId="3F726AA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getMaxDay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</w:p>
          <w:p w14:paraId="23719B5A" w14:textId="5CC5D135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这个日期太大了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="00537CEF" w:rsidRPr="001511AB">
              <w:rPr>
                <w:rStyle w:val="s"/>
                <w:rFonts w:ascii="Consolas" w:hAnsi="Consolas" w:hint="eastAsia"/>
                <w:color w:val="BA2121"/>
                <w:spacing w:val="4"/>
              </w:rPr>
              <w:t xml:space="preserve"> </w:t>
            </w:r>
            <w:r w:rsidR="00537CEF"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="00537CEF"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="00537CEF"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日期超过当月最大天数</w:t>
            </w:r>
          </w:p>
          <w:p w14:paraId="58617EA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</w:p>
          <w:p w14:paraId="2F446D9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更新日期</w:t>
            </w:r>
          </w:p>
          <w:p w14:paraId="6F2BFD2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59CE60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F31F21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A220C4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73D5C5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'n'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进入下个月</w:t>
            </w:r>
          </w:p>
          <w:p w14:paraId="480CC5C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12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2D0B6DE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如果当前是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12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月，则更新为下一年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1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月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1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日</w:t>
            </w:r>
          </w:p>
          <w:p w14:paraId="2A8338B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</w:p>
          <w:p w14:paraId="0724890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否则更新为下个月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1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日</w:t>
            </w:r>
          </w:p>
          <w:p w14:paraId="1FA86C6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B53E6D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结算所有账户</w:t>
            </w:r>
          </w:p>
          <w:p w14:paraId="7CCA9E4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for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vector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*&gt;::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iterator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begin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!=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++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0426755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settle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2704DF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96BE1E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7AC57D2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560450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943CB1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'q'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查询一段时间内的账目</w:t>
            </w:r>
          </w:p>
          <w:p w14:paraId="18D2429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552490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date1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read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读取开始日期</w:t>
            </w:r>
          </w:p>
          <w:p w14:paraId="50C8F3D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date2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read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读取结束日期</w:t>
            </w:r>
          </w:p>
          <w:p w14:paraId="483ED4C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date2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查询账目</w:t>
            </w:r>
          </w:p>
          <w:p w14:paraId="2D7571B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D9865C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DateException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2A8462A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捕捉日期异常并输出错误信息</w:t>
            </w:r>
          </w:p>
          <w:p w14:paraId="33C9435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fail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clear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4B29FE1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505476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56919AE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AF0714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default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65357C3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命令错误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命令错误</w:t>
            </w:r>
          </w:p>
          <w:p w14:paraId="4FEB2D43" w14:textId="4020D523" w:rsidR="00CF74BB" w:rsidRPr="001511AB" w:rsidRDefault="00CF74BB" w:rsidP="00CF74BB">
            <w:pPr>
              <w:pStyle w:val="HTML"/>
              <w:spacing w:line="244" w:lineRule="atLeast"/>
              <w:ind w:firstLine="420"/>
              <w:rPr>
                <w:rStyle w:val="p"/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9DBBB23" w14:textId="77777777" w:rsidR="00CF74BB" w:rsidRPr="001511AB" w:rsidRDefault="00CF74BB" w:rsidP="00CF74BB">
            <w:pPr>
              <w:pStyle w:val="HTML"/>
              <w:spacing w:line="244" w:lineRule="atLeast"/>
              <w:rPr>
                <w:color w:val="000000"/>
                <w:spacing w:val="4"/>
              </w:rPr>
            </w:pPr>
          </w:p>
          <w:p w14:paraId="176A3758" w14:textId="77777777" w:rsidR="00CF74BB" w:rsidRPr="001511AB" w:rsidRDefault="00CF74BB" w:rsidP="00CF74BB">
            <w:pPr>
              <w:pStyle w:val="HTML"/>
              <w:spacing w:line="244" w:lineRule="atLeast"/>
              <w:rPr>
                <w:color w:val="000000"/>
                <w:spacing w:val="4"/>
              </w:rPr>
            </w:pPr>
          </w:p>
          <w:p w14:paraId="23A1914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52BF625" w14:textId="4D028976" w:rsidR="00351123" w:rsidRPr="001511AB" w:rsidRDefault="00CF74BB" w:rsidP="00515C1D">
            <w:pPr>
              <w:rPr>
                <w:rFonts w:ascii="Calibri" w:hAnsi="Calibri" w:cs="Calibri"/>
                <w:sz w:val="24"/>
                <w:szCs w:val="2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="00537CEF" w:rsidRPr="001511AB">
              <w:rPr>
                <w:rStyle w:val="c1"/>
                <w:rFonts w:ascii="Consolas" w:hAnsi="Consolas" w:hint="eastAsia"/>
                <w:i/>
                <w:iCs/>
                <w:color w:val="3D7B7B"/>
                <w:spacing w:val="4"/>
                <w:sz w:val="24"/>
                <w:szCs w:val="24"/>
              </w:rPr>
              <w:t>账户错误异常</w:t>
            </w:r>
          </w:p>
          <w:p w14:paraId="1B7A92A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AccountException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exception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485853F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7F9A72B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32FA89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3663F8C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explicit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AccountException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){};</w:t>
            </w:r>
          </w:p>
          <w:p w14:paraId="344BEC8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const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char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const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noexcept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override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FBD785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s1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余额不足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:"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2BD98A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s2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getId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3E957D8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s3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to_string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07FE905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s4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s1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s2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e"/>
                <w:rFonts w:ascii="Consolas" w:hAnsi="Consolas"/>
                <w:b/>
                <w:bCs/>
                <w:color w:val="AA5D1F"/>
                <w:spacing w:val="4"/>
              </w:rPr>
              <w:t>\t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balance:"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s3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4BF4760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return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s4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c_str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7C61DB1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11FD42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};</w:t>
            </w:r>
          </w:p>
          <w:p w14:paraId="79EF1270" w14:textId="77777777" w:rsidR="00351123" w:rsidRPr="001511AB" w:rsidRDefault="00351123" w:rsidP="00515C1D">
            <w:pPr>
              <w:rPr>
                <w:rFonts w:ascii="Calibri" w:hAnsi="Calibri" w:cs="Calibri"/>
                <w:color w:val="333333"/>
                <w:sz w:val="24"/>
                <w:szCs w:val="24"/>
              </w:rPr>
            </w:pPr>
          </w:p>
          <w:p w14:paraId="2AE0059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储蓄账户取钱操作</w:t>
            </w:r>
          </w:p>
          <w:p w14:paraId="6F4380D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SavingsAccount::withdraw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double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</w:p>
          <w:p w14:paraId="0BB1CD2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F17E66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2EDB3D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record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4419E79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change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30D6A8E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361A9B5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AccountException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35C5D78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9C43C9E" w14:textId="77777777" w:rsidR="00351123" w:rsidRPr="001511AB" w:rsidRDefault="00351123" w:rsidP="00515C1D">
            <w:pPr>
              <w:rPr>
                <w:rFonts w:ascii="Calibri" w:hAnsi="Calibri" w:cs="Calibri"/>
                <w:color w:val="333333"/>
                <w:sz w:val="24"/>
                <w:szCs w:val="24"/>
              </w:rPr>
            </w:pPr>
          </w:p>
          <w:p w14:paraId="153529B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信用账户取钱操作</w:t>
            </w:r>
          </w:p>
          <w:p w14:paraId="338F2BB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CreditAccount::withdraw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double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68D3FE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3D9901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&gt;=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</w:p>
          <w:p w14:paraId="0C7A3A1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record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48128B5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change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?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0A78A1C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0E273C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</w:p>
          <w:p w14:paraId="1A8187F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AccountException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764AF32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345F6E9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F126762" w14:textId="77777777" w:rsidR="00351123" w:rsidRDefault="00351123" w:rsidP="00515C1D">
            <w:pPr>
              <w:rPr>
                <w:rFonts w:ascii="Calibri" w:hAnsi="Calibri" w:cs="Calibri"/>
                <w:color w:val="333333"/>
              </w:rPr>
            </w:pPr>
          </w:p>
        </w:tc>
      </w:tr>
    </w:tbl>
    <w:p w14:paraId="6B187114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23B7062D" w14:textId="77777777" w:rsidR="00351123" w:rsidRDefault="00351123" w:rsidP="00351123">
      <w:pPr>
        <w:pStyle w:val="ab"/>
        <w:numPr>
          <w:ilvl w:val="0"/>
          <w:numId w:val="3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</w:t>
      </w:r>
    </w:p>
    <w:p w14:paraId="3F74B434" w14:textId="372F29D7" w:rsidR="00351123" w:rsidRDefault="00351123" w:rsidP="00351123">
      <w:pPr>
        <w:pStyle w:val="ab"/>
        <w:numPr>
          <w:ilvl w:val="0"/>
          <w:numId w:val="4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  <w:r>
        <w:t xml:space="preserve"> </w:t>
      </w:r>
      <w:r w:rsidR="00537CEF" w:rsidRPr="00537CEF">
        <w:rPr>
          <w:rFonts w:ascii="Times New Roman" w:hAnsi="Times New Roman"/>
          <w:sz w:val="24"/>
          <w:szCs w:val="24"/>
        </w:rPr>
        <w:t>a b andys 0.01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（用户输入了账户类型）</w:t>
      </w:r>
    </w:p>
    <w:p w14:paraId="7B321025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bookmarkEnd w:id="1"/>
    <w:p w14:paraId="0AFDE11D" w14:textId="77777777" w:rsidR="00DF40C7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noProof/>
        </w:rPr>
      </w:pPr>
    </w:p>
    <w:p w14:paraId="4AA252CD" w14:textId="436EC164" w:rsidR="00351123" w:rsidRDefault="00537CEF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15CC07" wp14:editId="42E417B8">
            <wp:extent cx="5251938" cy="2368062"/>
            <wp:effectExtent l="0" t="0" r="6350" b="0"/>
            <wp:docPr id="1356785709" name="图片 29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85709" name="图片 1356785709" descr="E:\Clion_Project\bank\cmake-build-debug\bank.ex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" b="12562"/>
                    <a:stretch/>
                  </pic:blipFill>
                  <pic:spPr bwMode="auto">
                    <a:xfrm>
                      <a:off x="0" y="0"/>
                      <a:ext cx="5251938" cy="236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F69F3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分析：由于输入了错误的账户类型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，抛出了异常（账户类型错误）。</w:t>
      </w:r>
    </w:p>
    <w:p w14:paraId="11A06333" w14:textId="0B562020" w:rsidR="00351123" w:rsidRDefault="00351123" w:rsidP="00351123">
      <w:pPr>
        <w:pStyle w:val="ab"/>
        <w:numPr>
          <w:ilvl w:val="0"/>
          <w:numId w:val="4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 xml:space="preserve"> 1</w:t>
      </w:r>
      <w:r w:rsidR="00537CEF">
        <w:rPr>
          <w:rFonts w:ascii="Times New Roman" w:hAnsi="Times New Roman" w:hint="eastAsia"/>
          <w:sz w:val="24"/>
          <w:szCs w:val="24"/>
        </w:rPr>
        <w:t>0 100</w:t>
      </w:r>
      <w:r>
        <w:rPr>
          <w:rFonts w:ascii="Times New Roman" w:hAnsi="Times New Roman" w:hint="eastAsia"/>
          <w:sz w:val="24"/>
          <w:szCs w:val="24"/>
        </w:rPr>
        <w:t>（用户输入错误的账户序号）</w:t>
      </w:r>
    </w:p>
    <w:p w14:paraId="510A5FC9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635097FF" w14:textId="77777777" w:rsidR="00DF40C7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noProof/>
        </w:rPr>
      </w:pPr>
    </w:p>
    <w:p w14:paraId="16098E12" w14:textId="4AE23679" w:rsidR="00351123" w:rsidRDefault="00537CEF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92DA46" wp14:editId="724E8F73">
            <wp:extent cx="5246077" cy="2010508"/>
            <wp:effectExtent l="0" t="0" r="0" b="8890"/>
            <wp:docPr id="119074716" name="图片 30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4716" name="图片 119074716" descr="E:\Clion_Project\bank\cmake-build-debug\bank.ex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" b="19065"/>
                    <a:stretch/>
                  </pic:blipFill>
                  <pic:spPr bwMode="auto">
                    <a:xfrm>
                      <a:off x="0" y="0"/>
                      <a:ext cx="5246077" cy="20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BF92C" w14:textId="439A3025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分析：由于输入了错误的账户序号（</w:t>
      </w:r>
      <w:r>
        <w:rPr>
          <w:rFonts w:ascii="Times New Roman" w:hAnsi="Times New Roman" w:cs="Times New Roman" w:hint="eastAsia"/>
        </w:rPr>
        <w:t>1</w:t>
      </w:r>
      <w:r w:rsidR="00537CEF"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），抛出了异常。</w:t>
      </w:r>
      <w:r w:rsidR="00537CEF">
        <w:rPr>
          <w:rFonts w:ascii="Times New Roman" w:hAnsi="Times New Roman" w:cs="Times New Roman" w:hint="eastAsia"/>
        </w:rPr>
        <w:t>w</w:t>
      </w:r>
    </w:p>
    <w:p w14:paraId="05B2BC0B" w14:textId="0DD592DC" w:rsidR="00351123" w:rsidRDefault="00351123" w:rsidP="00351123">
      <w:pPr>
        <w:pStyle w:val="ab"/>
        <w:numPr>
          <w:ilvl w:val="0"/>
          <w:numId w:val="4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测试用例</w:t>
      </w: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 xml:space="preserve"> 0 </w:t>
      </w:r>
      <w:r w:rsidR="00537CEF">
        <w:rPr>
          <w:rFonts w:ascii="Times New Roman" w:hAnsi="Times New Roman" w:hint="eastAsia"/>
          <w:sz w:val="24"/>
          <w:szCs w:val="24"/>
        </w:rPr>
        <w:t>100000</w:t>
      </w:r>
      <w:r>
        <w:rPr>
          <w:rFonts w:ascii="Times New Roman" w:hAnsi="Times New Roman" w:hint="eastAsia"/>
          <w:sz w:val="24"/>
          <w:szCs w:val="24"/>
        </w:rPr>
        <w:t>（取钱超出余额）</w:t>
      </w:r>
    </w:p>
    <w:p w14:paraId="34E4A82C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3145FF9" w14:textId="34C27FD5" w:rsidR="00351123" w:rsidRDefault="00537CEF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AEE7FF" wp14:editId="41ABE64F">
            <wp:extent cx="5274310" cy="2320925"/>
            <wp:effectExtent l="0" t="0" r="2540" b="3175"/>
            <wp:docPr id="1559333268" name="图片 31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33268" name="图片 1559333268" descr="E:\Clion_Project\bank\cmake-build-debug\bank.ex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B1F0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分析：由于取的钱数超过了账户内的余额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0517.77</w:t>
      </w:r>
      <w:r>
        <w:rPr>
          <w:rFonts w:ascii="Times New Roman" w:hAnsi="Times New Roman" w:cs="Times New Roman" w:hint="eastAsia"/>
        </w:rPr>
        <w:t>元，抛出异常</w:t>
      </w:r>
    </w:p>
    <w:p w14:paraId="05614644" w14:textId="7EC8665F" w:rsidR="00351123" w:rsidRDefault="00351123" w:rsidP="00351123">
      <w:pPr>
        <w:pStyle w:val="ab"/>
        <w:numPr>
          <w:ilvl w:val="0"/>
          <w:numId w:val="4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 </w:t>
      </w:r>
      <w:r w:rsidR="00537CEF">
        <w:rPr>
          <w:rFonts w:ascii="Times New Roman" w:hAnsi="Times New Roman" w:hint="eastAsia"/>
          <w:sz w:val="24"/>
          <w:szCs w:val="24"/>
        </w:rPr>
        <w:t>33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（用户改变日期时，想要把当月天数改为</w:t>
      </w:r>
      <w:r>
        <w:rPr>
          <w:rFonts w:ascii="Times New Roman" w:hAnsi="Times New Roman" w:hint="eastAsia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 w:hint="eastAsia"/>
          <w:sz w:val="24"/>
          <w:szCs w:val="24"/>
        </w:rPr>
        <w:t>）</w:t>
      </w:r>
    </w:p>
    <w:p w14:paraId="7FD15EC3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12FEAB5D" w14:textId="77777777" w:rsidR="00DF40C7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noProof/>
        </w:rPr>
      </w:pPr>
    </w:p>
    <w:p w14:paraId="1E2D6AA9" w14:textId="0BF361E1" w:rsidR="00351123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A025E" wp14:editId="48B61293">
            <wp:extent cx="5274310" cy="2455985"/>
            <wp:effectExtent l="0" t="0" r="2540" b="1905"/>
            <wp:docPr id="1205873030" name="图片 32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73030" name="图片 1205873030" descr="E:\Clion_Project\bank\cmake-build-debug\bank.ex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15"/>
                    <a:stretch/>
                  </pic:blipFill>
                  <pic:spPr bwMode="auto">
                    <a:xfrm>
                      <a:off x="0" y="0"/>
                      <a:ext cx="5274310" cy="245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186C6" w14:textId="218661DB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</w:t>
      </w:r>
      <w:r w:rsidR="00294CEA">
        <w:rPr>
          <w:rFonts w:ascii="Times New Roman" w:hAnsi="Times New Roman" w:cs="Times New Roman" w:hint="eastAsia"/>
        </w:rPr>
        <w:t>33</w:t>
      </w:r>
      <w:r>
        <w:rPr>
          <w:rFonts w:ascii="Times New Roman" w:hAnsi="Times New Roman" w:cs="Times New Roman" w:hint="eastAsia"/>
        </w:rPr>
        <w:t>超出了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月的天数，抛出了异常。</w:t>
      </w:r>
    </w:p>
    <w:p w14:paraId="1854F80A" w14:textId="77777777" w:rsidR="00DF40C7" w:rsidRPr="00DF40C7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67BB143B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【功能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：</w:t>
      </w:r>
      <w:r>
        <w:rPr>
          <w:rFonts w:hint="eastAsia"/>
          <w:szCs w:val="28"/>
        </w:rPr>
        <w:t>增加了图形页面</w:t>
      </w:r>
      <w:r>
        <w:rPr>
          <w:rFonts w:ascii="Times New Roman" w:hAnsi="Times New Roman" w:cs="Times New Roman" w:hint="eastAsia"/>
        </w:rPr>
        <w:t>】</w:t>
      </w:r>
    </w:p>
    <w:p w14:paraId="0F040DED" w14:textId="77777777" w:rsidR="00FB78B8" w:rsidRDefault="00FB78B8" w:rsidP="00FB78B8">
      <w:pPr>
        <w:pStyle w:val="ab"/>
        <w:numPr>
          <w:ilvl w:val="0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设计</w:t>
      </w:r>
    </w:p>
    <w:p w14:paraId="3D87CEE6" w14:textId="0AF4E21A" w:rsidR="00FB78B8" w:rsidRPr="00D42F86" w:rsidRDefault="00FB78B8" w:rsidP="00D42F86">
      <w:pPr>
        <w:pStyle w:val="ab"/>
        <w:numPr>
          <w:ilvl w:val="1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</w:rPr>
      </w:pPr>
      <w:r w:rsidRPr="00D42F86">
        <w:rPr>
          <w:rFonts w:ascii="Times New Roman" w:hAnsi="Times New Roman" w:hint="eastAsia"/>
        </w:rPr>
        <w:t>采用</w:t>
      </w:r>
      <w:r w:rsidRPr="00D42F86">
        <w:rPr>
          <w:rFonts w:ascii="Times New Roman" w:hAnsi="Times New Roman" w:hint="eastAsia"/>
        </w:rPr>
        <w:t>qt</w:t>
      </w:r>
      <w:r w:rsidR="00DF40C7" w:rsidRPr="00D42F86">
        <w:rPr>
          <w:rFonts w:ascii="Times New Roman" w:hAnsi="Times New Roman" w:hint="eastAsia"/>
        </w:rPr>
        <w:t>6.6.2</w:t>
      </w:r>
      <w:r w:rsidRPr="00D42F86">
        <w:rPr>
          <w:rFonts w:ascii="Times New Roman" w:hAnsi="Times New Roman" w:hint="eastAsia"/>
        </w:rPr>
        <w:t>设计了图形页面，并且完成了相关的按钮，注册</w:t>
      </w:r>
      <w:r w:rsidRPr="00D42F86">
        <w:rPr>
          <w:rFonts w:ascii="Times New Roman" w:hAnsi="Times New Roman" w:hint="eastAsia"/>
        </w:rPr>
        <w:t>/</w:t>
      </w:r>
      <w:r w:rsidRPr="00D42F86">
        <w:rPr>
          <w:rFonts w:ascii="Times New Roman" w:hAnsi="Times New Roman" w:hint="eastAsia"/>
        </w:rPr>
        <w:t>登陆功能。以下为</w:t>
      </w:r>
      <w:r w:rsidR="00294CEA" w:rsidRPr="00D42F86">
        <w:rPr>
          <w:rFonts w:ascii="Times New Roman" w:hAnsi="Times New Roman" w:hint="eastAsia"/>
        </w:rPr>
        <w:t>登录</w:t>
      </w:r>
      <w:r w:rsidRPr="00D42F86">
        <w:rPr>
          <w:rFonts w:ascii="Times New Roman" w:hAnsi="Times New Roman" w:hint="eastAsia"/>
        </w:rPr>
        <w:t>页面样式，包含了一个账户和密码的输入框和注册登陆的按钮。</w:t>
      </w:r>
      <w:r w:rsidR="00294CEA">
        <w:rPr>
          <w:noProof/>
        </w:rPr>
        <w:lastRenderedPageBreak/>
        <w:drawing>
          <wp:inline distT="0" distB="0" distL="0" distR="0" wp14:anchorId="17F1A343" wp14:editId="6A22BC26">
            <wp:extent cx="5274310" cy="3811270"/>
            <wp:effectExtent l="0" t="0" r="2540" b="0"/>
            <wp:docPr id="1622387901" name="图片 33" descr="login.ui @ bank_system - Qt Cre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87901" name="图片 1622387901" descr="login.ui @ bank_system - Qt Creato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F86">
        <w:rPr>
          <w:rFonts w:ascii="Times New Roman" w:hAnsi="Times New Roman" w:hint="eastAsia"/>
        </w:rPr>
        <w:t>以下为</w:t>
      </w:r>
      <w:r w:rsidR="00294CEA" w:rsidRPr="00D42F86">
        <w:rPr>
          <w:rFonts w:ascii="Times New Roman" w:hAnsi="Times New Roman" w:hint="eastAsia"/>
        </w:rPr>
        <w:t>操作</w:t>
      </w:r>
      <w:r w:rsidRPr="00D42F86">
        <w:rPr>
          <w:rFonts w:ascii="Times New Roman" w:hAnsi="Times New Roman" w:hint="eastAsia"/>
        </w:rPr>
        <w:t>页面的样式，包含欢迎语句和相关的功能输入框和按钮。</w:t>
      </w:r>
      <w:r w:rsidR="00D42F86">
        <w:rPr>
          <w:noProof/>
        </w:rPr>
        <w:drawing>
          <wp:inline distT="0" distB="0" distL="0" distR="0" wp14:anchorId="65B419FA" wp14:editId="5494C3A7">
            <wp:extent cx="5274310" cy="3247390"/>
            <wp:effectExtent l="0" t="0" r="2540" b="0"/>
            <wp:docPr id="103836604" name="图片 35" descr="mainwindow.ui @ bank_system - Qt Cre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6604" name="图片 103836604" descr="mainwindow.ui @ bank_system - Qt Creato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F86">
        <w:rPr>
          <w:rFonts w:ascii="Times New Roman" w:hAnsi="Times New Roman" w:hint="eastAsia"/>
        </w:rPr>
        <w:t>当在输入框输入相应的内容，并且点按按钮，将会在</w:t>
      </w:r>
      <w:r w:rsidR="00D42F86" w:rsidRPr="00D42F86">
        <w:rPr>
          <w:rFonts w:ascii="Times New Roman" w:hAnsi="Times New Roman" w:hint="eastAsia"/>
        </w:rPr>
        <w:t>下方的输出窗口中</w:t>
      </w:r>
      <w:r w:rsidRPr="00D42F86">
        <w:rPr>
          <w:rFonts w:ascii="Times New Roman" w:hAnsi="Times New Roman" w:hint="eastAsia"/>
        </w:rPr>
        <w:t>内显示对应的信息。</w:t>
      </w:r>
    </w:p>
    <w:p w14:paraId="22CE12F1" w14:textId="7461D350" w:rsidR="00D42F86" w:rsidRDefault="00D42F86" w:rsidP="00FB78B8">
      <w:pPr>
        <w:pStyle w:val="ab"/>
        <w:numPr>
          <w:ilvl w:val="1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QT</w:t>
      </w:r>
      <w:r>
        <w:rPr>
          <w:rFonts w:ascii="Times New Roman" w:hAnsi="Times New Roman" w:hint="eastAsia"/>
        </w:rPr>
        <w:t>中使用</w:t>
      </w:r>
      <w:r>
        <w:rPr>
          <w:rFonts w:ascii="Times New Roman" w:hAnsi="Times New Roman" w:hint="eastAsia"/>
        </w:rPr>
        <w:t xml:space="preserve">mysql </w:t>
      </w:r>
      <w:r>
        <w:rPr>
          <w:rFonts w:ascii="Times New Roman" w:hAnsi="Times New Roman" w:hint="eastAsia"/>
        </w:rPr>
        <w:t>数据库存储用户登录信息，创建数据库</w:t>
      </w:r>
      <w:r>
        <w:rPr>
          <w:rFonts w:ascii="Times New Roman" w:hAnsi="Times New Roman" w:hint="eastAsia"/>
        </w:rPr>
        <w:t>login</w:t>
      </w:r>
      <w:r>
        <w:rPr>
          <w:rFonts w:ascii="Times New Roman" w:hAnsi="Times New Roman" w:hint="eastAsia"/>
        </w:rPr>
        <w:t>和</w:t>
      </w:r>
      <w:r w:rsidRPr="00D42F86">
        <w:rPr>
          <w:rFonts w:ascii="Times New Roman" w:hAnsi="Times New Roman" w:hint="eastAsia"/>
        </w:rPr>
        <w:t>一个存储</w:t>
      </w:r>
      <w:r>
        <w:rPr>
          <w:rFonts w:ascii="Times New Roman" w:hAnsi="Times New Roman" w:hint="eastAsia"/>
        </w:rPr>
        <w:t>用户名</w:t>
      </w:r>
      <w:r w:rsidRPr="00D42F86">
        <w:rPr>
          <w:rFonts w:ascii="Times New Roman" w:hAnsi="Times New Roman" w:hint="eastAsia"/>
        </w:rPr>
        <w:t>和密码的数据库表</w:t>
      </w:r>
      <w:r w:rsidRPr="00D42F86">
        <w:rPr>
          <w:rFonts w:ascii="Times New Roman" w:hAnsi="Times New Roman"/>
        </w:rPr>
        <w:t>userinfo</w:t>
      </w:r>
      <w:r>
        <w:rPr>
          <w:rFonts w:ascii="Times New Roman" w:hAnsi="Times New Roman" w:hint="eastAsia"/>
        </w:rPr>
        <w:t>，存储用户信息。</w:t>
      </w:r>
    </w:p>
    <w:p w14:paraId="24C98983" w14:textId="33F2C06C" w:rsidR="00D42F86" w:rsidRPr="00D42F86" w:rsidRDefault="00D42F86" w:rsidP="00D42F86">
      <w:pPr>
        <w:pBdr>
          <w:bottom w:val="single" w:sz="4" w:space="0" w:color="auto"/>
        </w:pBdr>
        <w:spacing w:line="360" w:lineRule="auto"/>
        <w:ind w:left="42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02CCAFE7" wp14:editId="12A2AF0F">
            <wp:extent cx="5274310" cy="3470275"/>
            <wp:effectExtent l="0" t="0" r="2540" b="0"/>
            <wp:docPr id="676712227" name="图片 36" descr="userinfo @main (login) - 表 - Navicat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2227" name="图片 676712227" descr="userinfo @main (login) - 表 - Navicat Premium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9975" w14:textId="77777777" w:rsidR="00D42F86" w:rsidRPr="00D42F86" w:rsidRDefault="00D42F86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453468EF" w14:textId="77777777" w:rsidR="00FB78B8" w:rsidRDefault="00FB78B8" w:rsidP="00FB78B8">
      <w:pPr>
        <w:pStyle w:val="ab"/>
        <w:numPr>
          <w:ilvl w:val="0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FB78B8" w14:paraId="4690922A" w14:textId="77777777" w:rsidTr="00515C1D">
        <w:tc>
          <w:tcPr>
            <w:tcW w:w="8296" w:type="dxa"/>
          </w:tcPr>
          <w:p w14:paraId="1A01F6FB" w14:textId="44BA76CF" w:rsidR="001961B2" w:rsidRPr="001511AB" w:rsidRDefault="001961B2" w:rsidP="00B0430F">
            <w:pPr>
              <w:pStyle w:val="HTML"/>
              <w:spacing w:line="244" w:lineRule="atLeast"/>
              <w:rPr>
                <w:rStyle w:val="c1"/>
                <w:rFonts w:ascii="Consolas" w:hAnsi="Consolas"/>
                <w:b/>
                <w:bCs/>
                <w:spacing w:val="4"/>
                <w:sz w:val="30"/>
                <w:szCs w:val="30"/>
              </w:rPr>
            </w:pPr>
            <w:r w:rsidRPr="001511AB">
              <w:rPr>
                <w:rStyle w:val="c1"/>
                <w:rFonts w:ascii="Consolas" w:hAnsi="Consolas" w:hint="eastAsia"/>
                <w:b/>
                <w:bCs/>
                <w:spacing w:val="4"/>
                <w:sz w:val="30"/>
                <w:szCs w:val="30"/>
              </w:rPr>
              <w:t>主函数</w:t>
            </w:r>
          </w:p>
          <w:p w14:paraId="668B39F3" w14:textId="60D9AE56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//main.cpp</w:t>
            </w:r>
          </w:p>
          <w:p w14:paraId="063AFDB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"login.h"</w:t>
            </w:r>
          </w:p>
          <w:p w14:paraId="20231DAF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&lt;QApplication&gt;</w:t>
            </w:r>
          </w:p>
          <w:p w14:paraId="7E3686C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&lt;QString&gt;</w:t>
            </w:r>
          </w:p>
          <w:p w14:paraId="0CDCA58F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&lt;QSqlQuery&gt;</w:t>
            </w:r>
          </w:p>
          <w:p w14:paraId="07C813C7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&lt;QDebug&gt;</w:t>
            </w:r>
          </w:p>
          <w:p w14:paraId="21AB6EF2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&lt;QSqlDatabase&gt;</w:t>
            </w:r>
          </w:p>
          <w:p w14:paraId="48CBEF7D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#define  endl '\n'</w:t>
            </w:r>
          </w:p>
          <w:p w14:paraId="52AF636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D845954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int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main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int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char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argv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[])</w:t>
            </w:r>
          </w:p>
          <w:p w14:paraId="4963C43B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36BE7AC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创建数据库</w:t>
            </w:r>
          </w:p>
          <w:p w14:paraId="2DA37BF7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QSqlDatabase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db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QSqlDatabase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addDatabase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"QSQLITE"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73D77B55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设置数据库名字</w:t>
            </w:r>
          </w:p>
          <w:p w14:paraId="2CA36C75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db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setDatabaseName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"login.db"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148492A8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打开数据库</w:t>
            </w:r>
          </w:p>
          <w:p w14:paraId="3CFAFBD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db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open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</w:p>
          <w:p w14:paraId="039B5107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88033AF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打开数据库成功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94BBEFA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</w:p>
          <w:p w14:paraId="19EA6725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083C69D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打开数据库失败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A675C82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A54E183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55C22D9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创建一个存储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user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和密码的的数据库表</w:t>
            </w:r>
          </w:p>
          <w:p w14:paraId="7AB1CAE0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"create table if not exists userinfo(username varchar(64),password varchar(64))"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1C0F0BC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1E00B6E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执行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sql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语句</w:t>
            </w:r>
          </w:p>
          <w:p w14:paraId="7B233819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QSqlQuery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12C1FAE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exec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))</w:t>
            </w:r>
          </w:p>
          <w:p w14:paraId="64C80EC8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69EBEDD0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创建成功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B0F38A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</w:p>
          <w:p w14:paraId="31FC39D4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34433C7A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创建失败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273F295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52E04F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180379D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QApplication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argv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3EE2665D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E7DDFF2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打开登录界面</w:t>
            </w:r>
          </w:p>
          <w:p w14:paraId="0E04F872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show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FBBE35C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return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exec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160E383C" w14:textId="77777777" w:rsidR="00B0430F" w:rsidRPr="001511AB" w:rsidRDefault="00B0430F" w:rsidP="00B0430F">
            <w:pPr>
              <w:pStyle w:val="HTML"/>
              <w:spacing w:line="244" w:lineRule="atLeast"/>
              <w:rPr>
                <w:rStyle w:val="p"/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6511D767" w14:textId="77777777" w:rsidR="001511AB" w:rsidRPr="001511AB" w:rsidRDefault="001511AB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5E1239B" w14:textId="002DDD53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b/>
                <w:bCs/>
                <w:spacing w:val="4"/>
                <w:sz w:val="30"/>
                <w:szCs w:val="30"/>
              </w:rPr>
            </w:pPr>
            <w:r w:rsidRPr="001511AB">
              <w:rPr>
                <w:rStyle w:val="c1"/>
                <w:rFonts w:ascii="Consolas" w:hAnsi="Consolas"/>
                <w:b/>
                <w:bCs/>
                <w:spacing w:val="4"/>
                <w:sz w:val="30"/>
                <w:szCs w:val="30"/>
              </w:rPr>
              <w:t>登录注册</w:t>
            </w:r>
            <w:r>
              <w:rPr>
                <w:rStyle w:val="c1"/>
                <w:rFonts w:ascii="Consolas" w:hAnsi="Consolas" w:hint="eastAsia"/>
                <w:b/>
                <w:bCs/>
                <w:spacing w:val="4"/>
                <w:sz w:val="30"/>
                <w:szCs w:val="30"/>
              </w:rPr>
              <w:t>实现</w:t>
            </w:r>
          </w:p>
          <w:p w14:paraId="091FEDB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//login.cpp</w:t>
            </w:r>
          </w:p>
          <w:p w14:paraId="28EE66D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"login.h"</w:t>
            </w:r>
          </w:p>
          <w:p w14:paraId="5CECCB4E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"ui_login.h"</w:t>
            </w:r>
          </w:p>
          <w:p w14:paraId="034050D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"mainwindow.h"</w:t>
            </w:r>
          </w:p>
          <w:p w14:paraId="556947D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&lt;QMovie&gt;</w:t>
            </w:r>
          </w:p>
          <w:p w14:paraId="42F56B0E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&lt;QSqlQuery&gt;</w:t>
            </w:r>
          </w:p>
          <w:p w14:paraId="5C18DD2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&lt;QDebug&gt;</w:t>
            </w:r>
          </w:p>
          <w:p w14:paraId="40E96F5F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&lt;QSqlTableModel&gt;</w:t>
            </w:r>
          </w:p>
          <w:p w14:paraId="5662648E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#define  endl '\n'</w:t>
            </w:r>
          </w:p>
          <w:p w14:paraId="17B87BA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B6C3D8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extern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2818D6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F19AF8F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parent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7770DB4F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parent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3F9A682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219A5CC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39E662D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setupUi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66A811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EE6FE8F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EC09E6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::~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</w:p>
          <w:p w14:paraId="0E8A735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077D63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delete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724F1AAD" w14:textId="65332D2C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FBF55F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登录</w:t>
            </w:r>
          </w:p>
          <w:p w14:paraId="4A52773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on_Login_clicked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</w:p>
          <w:p w14:paraId="58B37A0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85E2A1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lineEdit_user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4F81F81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password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lineEdit_pass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48168F1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model</w:t>
            </w:r>
          </w:p>
          <w:p w14:paraId="247C93A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QSqlTableModel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QSqlTableModel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5A38C11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绑定表</w:t>
            </w:r>
          </w:p>
          <w:p w14:paraId="4E543FE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setTable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"userinfo"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11249C1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过滤数据</w:t>
            </w:r>
          </w:p>
          <w:p w14:paraId="4485256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setFilter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"username='%1' and password='%2'"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password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));</w:t>
            </w:r>
          </w:p>
          <w:p w14:paraId="42F7B9D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查询</w:t>
            </w:r>
          </w:p>
          <w:p w14:paraId="34A1C23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select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3CA40ED8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结果</w:t>
            </w:r>
          </w:p>
          <w:p w14:paraId="7CDA5905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int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rowCount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5F960BE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A528258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A5F280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row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</w:p>
          <w:p w14:paraId="5F8EBDD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登录成功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21627F8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打开主界面</w:t>
            </w:r>
          </w:p>
          <w:p w14:paraId="27080B6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show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7AAAD5C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hide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6D8E05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923D69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EECC01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QMessageBox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about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b"/>
                <w:rFonts w:ascii="Consolas" w:hAnsi="Consolas"/>
                <w:color w:val="008000"/>
                <w:spacing w:val="4"/>
              </w:rPr>
              <w:t>NULL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用户名或密码错误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B920CA5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deleteLater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CFBEB2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登录失败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778655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0D4D3B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988601B" w14:textId="115E2EB9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FDB9CF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注册</w:t>
            </w:r>
          </w:p>
          <w:p w14:paraId="4721693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on_Sign_clicked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</w:p>
          <w:p w14:paraId="67CDAF9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8D5A9B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lineEdit_user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17DDA3D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password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lineEdit_pass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2CE3ED7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QSqlQuery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F1AA19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7BB5D4C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prepare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"select username from userinfo where username=:username"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09B0B59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bindValue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":username"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B33B095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exec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90A239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5041B1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next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</w:p>
          <w:p w14:paraId="498F326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58D10A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QMessageBox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about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b"/>
                <w:rFonts w:ascii="Consolas" w:hAnsi="Consolas"/>
                <w:color w:val="008000"/>
                <w:spacing w:val="4"/>
              </w:rPr>
              <w:t>NULL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警告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账号已注册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FC4A6D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6416D9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6715C10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"insert into userinfo(username,password)values('%1','%2')"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password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489BD3F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exec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1D20303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//qDebug()&lt;&lt;"insert suc"&lt;&lt;endl;</w:t>
            </w:r>
          </w:p>
          <w:p w14:paraId="1B871105" w14:textId="67B9A301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7A4A2FE" w14:textId="77777777" w:rsidR="001511AB" w:rsidRDefault="001511AB" w:rsidP="001511AB">
            <w:pPr>
              <w:pStyle w:val="HTML"/>
              <w:spacing w:line="244" w:lineRule="atLeast"/>
              <w:rPr>
                <w:rStyle w:val="p"/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6C54EEE8" w14:textId="77777777" w:rsidR="001511AB" w:rsidRDefault="001511AB" w:rsidP="001511AB">
            <w:pPr>
              <w:pStyle w:val="HTML"/>
              <w:spacing w:line="244" w:lineRule="atLeast"/>
              <w:rPr>
                <w:rStyle w:val="p"/>
              </w:rPr>
            </w:pPr>
          </w:p>
          <w:p w14:paraId="779E733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//login.h</w:t>
            </w:r>
          </w:p>
          <w:p w14:paraId="14B6DC3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#ifndef LOGIN_H</w:t>
            </w:r>
          </w:p>
          <w:p w14:paraId="462A547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#define LOGIN_H</w:t>
            </w:r>
          </w:p>
          <w:p w14:paraId="60F80F95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"mainwindow.h"</w:t>
            </w:r>
          </w:p>
          <w:p w14:paraId="277AAE9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889443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&lt;QWidget&gt;</w:t>
            </w:r>
          </w:p>
          <w:p w14:paraId="350B4FB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using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namespace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n"/>
                <w:rFonts w:ascii="Consolas" w:hAnsi="Consolas"/>
                <w:b/>
                <w:bCs/>
                <w:color w:val="0000FF"/>
                <w:spacing w:val="4"/>
              </w:rPr>
              <w:t>std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DFD255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38E9E5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namespace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n"/>
                <w:rFonts w:ascii="Consolas" w:hAnsi="Consolas"/>
                <w:b/>
                <w:bCs/>
                <w:color w:val="0000FF"/>
                <w:spacing w:val="4"/>
              </w:rPr>
              <w:t>Ui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15CAB9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B2EDC9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7FD0D9C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A3E9FC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Login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</w:p>
          <w:p w14:paraId="1F834C1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0B0BB35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Q_OBJECT</w:t>
            </w:r>
          </w:p>
          <w:p w14:paraId="5AEB593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1CB23B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39262A4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explicit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parent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nullptr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0830B6DE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~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4FE42AA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7F4537D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slots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1D7CE20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A9AA1CD" w14:textId="42E49F51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on_Login_clicked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93DF6E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on_Sign_clicked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9352BE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7E1CA5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0C1BE61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555BCB8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535AE9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4CAEA0A" w14:textId="57C0B0AE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};</w:t>
            </w:r>
          </w:p>
          <w:p w14:paraId="778143A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 xml:space="preserve">#endif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 LOGIN_H</w:t>
            </w:r>
          </w:p>
          <w:p w14:paraId="79DDA576" w14:textId="77777777" w:rsid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F6AB2D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b/>
                <w:bCs/>
                <w:spacing w:val="4"/>
                <w:sz w:val="30"/>
                <w:szCs w:val="30"/>
              </w:rPr>
            </w:pPr>
            <w:r>
              <w:rPr>
                <w:rStyle w:val="c1"/>
                <w:rFonts w:ascii="Consolas" w:hAnsi="Consolas" w:hint="eastAsia"/>
                <w:b/>
                <w:bCs/>
                <w:spacing w:val="4"/>
                <w:sz w:val="30"/>
                <w:szCs w:val="30"/>
              </w:rPr>
              <w:t>核心操作实现</w:t>
            </w:r>
          </w:p>
          <w:p w14:paraId="56A9E3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//mainwindow.cpp</w:t>
            </w:r>
          </w:p>
          <w:p w14:paraId="4E8D19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"mainwindow.h"</w:t>
            </w:r>
          </w:p>
          <w:p w14:paraId="1620064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"./ui_mainwindow.h"</w:t>
            </w:r>
          </w:p>
          <w:p w14:paraId="659D9D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"date.h"</w:t>
            </w:r>
          </w:p>
          <w:p w14:paraId="6AA650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"account.h"</w:t>
            </w:r>
          </w:p>
          <w:p w14:paraId="09657E1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"savingaccount.h"</w:t>
            </w:r>
          </w:p>
          <w:p w14:paraId="15A1FE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"creditaccount.h"</w:t>
            </w:r>
          </w:p>
          <w:p w14:paraId="02BA15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&lt;iostream&gt;</w:t>
            </w:r>
          </w:p>
          <w:p w14:paraId="37C8A3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&lt;vector&gt;</w:t>
            </w:r>
          </w:p>
          <w:p w14:paraId="27464D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&lt;fstream&gt;</w:t>
            </w:r>
          </w:p>
          <w:p w14:paraId="4F14A5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&lt;stdexcept&gt;</w:t>
            </w:r>
          </w:p>
          <w:p w14:paraId="661C84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&lt;QLabel&gt;</w:t>
            </w:r>
          </w:p>
          <w:p w14:paraId="6F10F3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&lt;QPushButton&gt;</w:t>
            </w:r>
          </w:p>
          <w:p w14:paraId="786AE3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&lt;QLineEdit&gt;</w:t>
            </w:r>
          </w:p>
          <w:p w14:paraId="37A0D1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&lt;QDebug&gt;</w:t>
            </w:r>
          </w:p>
          <w:p w14:paraId="2F83CC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&lt;QMessageBox&gt;</w:t>
            </w:r>
          </w:p>
          <w:p w14:paraId="6E41CD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&lt;QSqlDatabase&gt;</w:t>
            </w:r>
          </w:p>
          <w:p w14:paraId="6D64BAE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&lt;QStylePainter&gt;</w:t>
            </w:r>
          </w:p>
          <w:p w14:paraId="4C62EC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&lt;QStylePainter&gt;</w:t>
            </w:r>
          </w:p>
          <w:p w14:paraId="0A191B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046FE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全局变量</w:t>
            </w:r>
          </w:p>
          <w:p w14:paraId="3EA637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用户名</w:t>
            </w:r>
          </w:p>
          <w:p w14:paraId="09A08A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FF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2008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起始日期</w:t>
            </w:r>
          </w:p>
          <w:p w14:paraId="6EE96D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vector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创建账户数组，初始元素个数为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0</w:t>
            </w:r>
          </w:p>
          <w:p w14:paraId="0C280A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71593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cmd,type;</w:t>
            </w:r>
          </w:p>
          <w:p w14:paraId="11C756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day;</w:t>
            </w:r>
          </w:p>
          <w:p w14:paraId="274033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double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fee;</w:t>
            </w:r>
          </w:p>
          <w:p w14:paraId="650F93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desc;</w:t>
            </w:r>
          </w:p>
          <w:p w14:paraId="21916B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account;</w:t>
            </w:r>
          </w:p>
          <w:p w14:paraId="62C67E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date1,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date2;</w:t>
            </w:r>
          </w:p>
          <w:p w14:paraId="73E7BF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ofstream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ofs;</w:t>
            </w:r>
          </w:p>
          <w:p w14:paraId="1CA719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19894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5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];</w:t>
            </w:r>
          </w:p>
          <w:p w14:paraId="65896C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];</w:t>
            </w:r>
          </w:p>
          <w:p w14:paraId="641355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day_change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4BCEB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lastRenderedPageBreak/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d1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,d2;</w:t>
            </w:r>
          </w:p>
          <w:p w14:paraId="6EAFF0F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nullptr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EBC22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28367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文件存储格式</w:t>
            </w:r>
          </w:p>
          <w:p w14:paraId="463125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User cmd ...</w:t>
            </w:r>
          </w:p>
          <w:p w14:paraId="6684AB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ABAE3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读取命令</w:t>
            </w:r>
          </w:p>
          <w:p w14:paraId="3EA8A7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FF"/>
                <w:spacing w:val="4"/>
                <w:kern w:val="0"/>
                <w:sz w:val="24"/>
                <w:szCs w:val="24"/>
              </w:rPr>
              <w:t>MainWindow::read_cmd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(){</w:t>
            </w:r>
          </w:p>
          <w:p w14:paraId="671BC3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ifstream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ifs;</w:t>
            </w:r>
          </w:p>
          <w:p w14:paraId="2F3291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ifs.open(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"commands.txt"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41F708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ifs.is_open()){</w:t>
            </w:r>
          </w:p>
          <w:p w14:paraId="3D1AF6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qDebug()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无法打开文件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E60F1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8115D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4D3B32F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while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(ifs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cmd){</w:t>
            </w:r>
          </w:p>
          <w:p w14:paraId="731FD3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switch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(cmd)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27029D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'a'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增加账户</w:t>
            </w:r>
          </w:p>
          <w:p w14:paraId="2A6832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id;</w:t>
            </w:r>
          </w:p>
          <w:p w14:paraId="7A7539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7E2735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rate;</w:t>
            </w:r>
          </w:p>
          <w:p w14:paraId="413496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SavingsAccount(date,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,rate);</w:t>
            </w:r>
          </w:p>
          <w:p w14:paraId="198169E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4C7CCD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5009D7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fee;</w:t>
            </w:r>
          </w:p>
          <w:p w14:paraId="248B04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CreditAccount(date,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fee);</w:t>
            </w:r>
          </w:p>
          <w:p w14:paraId="043C78B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EEFC61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accounts.push_back(account);</w:t>
            </w:r>
          </w:p>
          <w:p w14:paraId="6F904B3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addItem(QString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fromStdString(id));</w:t>
            </w:r>
          </w:p>
          <w:p w14:paraId="0DA30A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addItem(QString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fromStdString(id));</w:t>
            </w:r>
          </w:p>
          <w:p w14:paraId="42D971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AF1D1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19F367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9E68C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'd'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存入现金</w:t>
            </w:r>
          </w:p>
          <w:p w14:paraId="0CB338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amount;</w:t>
            </w:r>
          </w:p>
          <w:p w14:paraId="52935B1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getline(ifs,desc);</w:t>
            </w:r>
          </w:p>
          <w:p w14:paraId="7A1B157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deposit(date,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desc);</w:t>
            </w:r>
          </w:p>
          <w:p w14:paraId="7C135D5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0DF05D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938EB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'w'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取出现金</w:t>
            </w:r>
          </w:p>
          <w:p w14:paraId="77B82F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00B3D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getline(ifs,desc);</w:t>
            </w:r>
          </w:p>
          <w:p w14:paraId="7A46E0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withdraw(date,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desc);</w:t>
            </w:r>
          </w:p>
          <w:p w14:paraId="0C1B0C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04C169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AE68C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998BB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改变日期</w:t>
            </w:r>
          </w:p>
          <w:p w14:paraId="0371129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day;</w:t>
            </w:r>
          </w:p>
          <w:p w14:paraId="23E2BC0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date.getMonth(),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day);</w:t>
            </w:r>
          </w:p>
          <w:p w14:paraId="4C53AFC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18B6C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CD57E6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'n'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进入下个月</w:t>
            </w:r>
          </w:p>
          <w:p w14:paraId="455EB61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D7C82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(date.getMonth()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</w:p>
          <w:p w14:paraId="0CA907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4B9D46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6BAA30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date.getMonth()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B128A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(vector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*&gt;::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iterator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accounts.begin();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accounts.end();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iter)</w:t>
            </w:r>
          </w:p>
          <w:p w14:paraId="1155ED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settle(date);</w:t>
            </w:r>
          </w:p>
          <w:p w14:paraId="2893F9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FD3B96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87BE4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3E8C5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3F925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ifs.close();</w:t>
            </w:r>
          </w:p>
          <w:p w14:paraId="682881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500932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21B72A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struct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00FF"/>
                <w:spacing w:val="4"/>
                <w:kern w:val="0"/>
                <w:sz w:val="24"/>
                <w:szCs w:val="24"/>
              </w:rPr>
              <w:t>deleter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20A3E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template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00FF"/>
                <w:spacing w:val="4"/>
                <w:kern w:val="0"/>
                <w:sz w:val="24"/>
                <w:szCs w:val="24"/>
              </w:rPr>
              <w:t>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operator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delete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E18C3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};</w:t>
            </w:r>
          </w:p>
          <w:p w14:paraId="570080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93B60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MainWindow(QWidget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parent)</w:t>
            </w:r>
          </w:p>
          <w:p w14:paraId="05F2334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QMainWindow(parent)</w:t>
            </w:r>
          </w:p>
          <w:p w14:paraId="37A5A1F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mainwindows)</w:t>
            </w:r>
          </w:p>
          <w:p w14:paraId="6842D6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73908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setupUi(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11F747B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6874BF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设置欢迎语</w:t>
            </w:r>
          </w:p>
          <w:p w14:paraId="1F7B03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theHello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欢迎用户</w:t>
            </w:r>
            <w:r w:rsidRPr="004B42CC">
              <w:rPr>
                <w:rFonts w:ascii="Consolas" w:eastAsia="宋体" w:hAnsi="Consolas" w:cs="宋体"/>
                <w:b/>
                <w:bCs/>
                <w:color w:val="AA5D1F"/>
                <w:spacing w:val="4"/>
                <w:kern w:val="0"/>
                <w:sz w:val="24"/>
                <w:szCs w:val="24"/>
              </w:rPr>
              <w:t>\t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User;</w:t>
            </w:r>
          </w:p>
          <w:p w14:paraId="4D3690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label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setText(theHello);</w:t>
            </w:r>
          </w:p>
          <w:p w14:paraId="4157F0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5C42A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读取文件</w:t>
            </w:r>
          </w:p>
          <w:p w14:paraId="31A1D9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read_cmd();</w:t>
            </w:r>
          </w:p>
          <w:p w14:paraId="2928123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显示提示信息</w:t>
            </w:r>
          </w:p>
          <w:p w14:paraId="014ECD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show_alert();</w:t>
            </w:r>
          </w:p>
          <w:p w14:paraId="473EB4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刷新日期</w:t>
            </w:r>
          </w:p>
          <w:p w14:paraId="4BA6E1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refreshdate();</w:t>
            </w:r>
          </w:p>
          <w:p w14:paraId="5C3782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写入文件初始化</w:t>
            </w:r>
          </w:p>
          <w:p w14:paraId="589F8D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ofs.open(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"commands.txt"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,ios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app);</w:t>
            </w:r>
          </w:p>
          <w:p w14:paraId="7C112A4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98FAF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85EB6B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::~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MainWindow()</w:t>
            </w:r>
          </w:p>
          <w:p w14:paraId="4493E9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7977E3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delete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ui;</w:t>
            </w:r>
          </w:p>
          <w:p w14:paraId="0752BC3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C0C654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29604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处理命令</w:t>
            </w:r>
          </w:p>
          <w:p w14:paraId="603B37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cmd){</w:t>
            </w:r>
          </w:p>
          <w:p w14:paraId="5ABCB76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4D4F30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//date.show();</w:t>
            </w:r>
          </w:p>
          <w:p w14:paraId="487B98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"\tTotal: " &lt;&lt; Account::getTotal() &lt;&lt; "\tcommand&gt; ";</w:t>
            </w:r>
          </w:p>
          <w:p w14:paraId="48A77A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C121F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E4C0C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switch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(cmd)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069533B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'a'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增加账户</w:t>
            </w:r>
          </w:p>
          <w:p w14:paraId="24EE33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try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12A24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cin &gt;&gt; type &gt;&gt; id;</w:t>
            </w:r>
          </w:p>
          <w:p w14:paraId="28D403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].toStdString().c_str()[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];</w:t>
            </w:r>
          </w:p>
          <w:p w14:paraId="68A1C1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User.toStdString();</w:t>
            </w:r>
          </w:p>
          <w:p w14:paraId="208B63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].toStdString();</w:t>
            </w:r>
          </w:p>
          <w:p w14:paraId="1E7E2C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98C07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||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3BF5A0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92316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3220F3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5237DD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throw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runtime_error(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账户类型错误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2D9E530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DE506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(runtime_error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462F4CA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err.what() &lt;&lt; endl;</w:t>
            </w:r>
          </w:p>
          <w:p w14:paraId="1F9C81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224D0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95069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4CEC87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cin &gt;&gt; rate;</w:t>
            </w:r>
          </w:p>
          <w:p w14:paraId="292777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6A3076F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rate;</w:t>
            </w:r>
          </w:p>
          <w:p w14:paraId="6051DB7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SavingsAccount(date,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rate);</w:t>
            </w:r>
          </w:p>
          <w:p w14:paraId="3F5C70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861CC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3AECA0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cin &gt;&gt; credit &gt;&gt; rate &gt;&gt; fee;</w:t>
            </w:r>
          </w:p>
          <w:p w14:paraId="22D5669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6FCCF1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2461CA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4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56B2D1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5098E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fee;</w:t>
            </w:r>
          </w:p>
          <w:p w14:paraId="7AA7BF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CreditAccount(date,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fee);</w:t>
            </w:r>
          </w:p>
          <w:p w14:paraId="1065E9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0BC61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//qDebug()&lt;&lt;"here\n";</w:t>
            </w:r>
          </w:p>
          <w:p w14:paraId="45FF7C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用户过滤</w:t>
            </w:r>
          </w:p>
          <w:p w14:paraId="7565E9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append(User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的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账号已创建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."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1CAFE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addItem(QString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fromStdString(id));</w:t>
            </w:r>
          </w:p>
          <w:p w14:paraId="4394A44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addItem(QString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fromStdString(id));</w:t>
            </w:r>
          </w:p>
          <w:p w14:paraId="386EA9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accounts.push_back(account);</w:t>
            </w:r>
          </w:p>
          <w:p w14:paraId="086019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9C5CD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464B9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725F8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6CC2F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23FC9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'd'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存入现金</w:t>
            </w:r>
          </w:p>
          <w:p w14:paraId="1431AB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try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50991F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cin &gt;&gt; index_ &gt;&gt; amount;</w:t>
            </w:r>
          </w:p>
          <w:p w14:paraId="1D475E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].toInt();</w:t>
            </w:r>
          </w:p>
          <w:p w14:paraId="55FD64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7509DB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].toStdString();</w:t>
            </w:r>
          </w:p>
          <w:p w14:paraId="1623E5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A1D7B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||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accounts.size()){</w:t>
            </w:r>
          </w:p>
          <w:p w14:paraId="580B1B0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throw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runtime_error(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找不到账户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&lt;_&gt;"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3D19BA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F11FFB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deposit(date,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desc);</w:t>
            </w:r>
          </w:p>
          <w:p w14:paraId="108B6B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FB6D8F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34ADDB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0CC266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desc;</w:t>
            </w:r>
          </w:p>
          <w:p w14:paraId="18ED78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show_alert();</w:t>
            </w:r>
          </w:p>
          <w:p w14:paraId="6945AC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0F8EE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用户过滤</w:t>
            </w:r>
          </w:p>
          <w:p w14:paraId="58E9DD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fromStdString(to_string(date.getYear())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年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to_string(date.getMonth())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月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to_string(date.getDay())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日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存了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to_string(amount)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元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原因：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desc));</w:t>
            </w:r>
          </w:p>
          <w:p w14:paraId="1EF107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FB6DD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456ACF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(runtime_error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2D9B451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err.what() &lt;&lt; endl;</w:t>
            </w:r>
          </w:p>
          <w:p w14:paraId="38B68F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),tr(err.what()));</w:t>
            </w:r>
          </w:p>
          <w:p w14:paraId="4EB381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7826D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1AD46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2F6C89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1D91B3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'w'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取出现金</w:t>
            </w:r>
          </w:p>
          <w:p w14:paraId="30F6AA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1ED86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try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05774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//cin &gt;&gt; index_ &gt;&gt; amount;</w:t>
            </w:r>
          </w:p>
          <w:p w14:paraId="061C48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].toInt();</w:t>
            </w:r>
          </w:p>
          <w:p w14:paraId="0612B7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171DC9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].toStdString();</w:t>
            </w:r>
          </w:p>
          <w:p w14:paraId="6CB804E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AA1807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//getline(cin, desc);</w:t>
            </w:r>
          </w:p>
          <w:p w14:paraId="50CB22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||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accounts.size()){</w:t>
            </w:r>
          </w:p>
          <w:p w14:paraId="1BF4F3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throw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runtime_error(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找不到账户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&lt;_&gt;"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1F2148E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AF5C9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24178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withdraw(date,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desc);</w:t>
            </w:r>
          </w:p>
          <w:p w14:paraId="44C7A0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97036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20EE8E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ACF1E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desc;</w:t>
            </w:r>
          </w:p>
          <w:p w14:paraId="76C248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show_alert();</w:t>
            </w:r>
          </w:p>
          <w:p w14:paraId="1667F3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用户过滤</w:t>
            </w:r>
          </w:p>
          <w:p w14:paraId="2CEE4D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fromStdString(to_string(date.getYear())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年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to_string(date.getMonth())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月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to_string(date.getDay())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日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取了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to_string(amount)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元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原因：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desc));</w:t>
            </w:r>
          </w:p>
          <w:p w14:paraId="4D16A6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90BFD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BFB49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(AccountException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err){</w:t>
            </w:r>
          </w:p>
          <w:p w14:paraId="52365A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err.what() &lt;&lt; endl;</w:t>
            </w:r>
          </w:p>
          <w:p w14:paraId="0A3A74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你有钱吗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&lt;_&gt;"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7F9D05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45E5D1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(runtime_error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CACCA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err.what() &lt;&lt; endl;</w:t>
            </w:r>
          </w:p>
          <w:p w14:paraId="2BF1E2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),tr(err.what()));</w:t>
            </w:r>
          </w:p>
          <w:p w14:paraId="799B8F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FDB9B4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6DFC9F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25472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CCAF38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查询各账户信息</w:t>
            </w:r>
          </w:p>
          <w:p w14:paraId="60EC4ED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static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unsigned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num;</w:t>
            </w:r>
          </w:p>
          <w:p w14:paraId="64986F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num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6EE2D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size_t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3A658E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52732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"[" &lt;&lt; i &lt;&lt; "] ";</w:t>
            </w:r>
          </w:p>
          <w:p w14:paraId="2BBB78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//accounts[i]-&gt;show();</w:t>
            </w:r>
          </w:p>
          <w:p w14:paraId="51FF36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endl;</w:t>
            </w:r>
          </w:p>
          <w:p w14:paraId="46E0CE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94EC9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用户过滤</w:t>
            </w:r>
          </w:p>
          <w:p w14:paraId="1E9722D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"["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"] 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show()));</w:t>
            </w:r>
          </w:p>
          <w:p w14:paraId="271FFB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0FF56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EAE19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82826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76C08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68B51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改变日期</w:t>
            </w:r>
          </w:p>
          <w:p w14:paraId="19C18B0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0FFD0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//cin &gt;&gt; day;</w:t>
            </w:r>
          </w:p>
          <w:p w14:paraId="60F5791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day_change;</w:t>
            </w:r>
          </w:p>
          <w:p w14:paraId="4432D44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D0568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date.getDay())</w:t>
            </w:r>
          </w:p>
          <w:p w14:paraId="03953A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时间不能倒流哦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 xml:space="preserve"> 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EE30AD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"You cannot specify a previous day";</w:t>
            </w:r>
          </w:p>
          <w:p w14:paraId="37234B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date.getMaxDay())</w:t>
            </w:r>
          </w:p>
          <w:p w14:paraId="6022703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这个日期不行呢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 xml:space="preserve"> 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2437F5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"Invalid day";</w:t>
            </w:r>
          </w:p>
          <w:p w14:paraId="11DBA5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327009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date.getMonth(),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day);</w:t>
            </w:r>
          </w:p>
          <w:p w14:paraId="0F323F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15A7A45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day;</w:t>
            </w:r>
          </w:p>
          <w:p w14:paraId="5B58601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86A4A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0B671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22CE1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'n'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进入下个月</w:t>
            </w:r>
          </w:p>
          <w:p w14:paraId="0ED635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AD4B6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D7339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(date.getMonth()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</w:p>
          <w:p w14:paraId="2865E0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750FE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294551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date.getMonth()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34B4A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A878E1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(vector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*&gt;::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iterator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accounts.begin();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accounts.end();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iter)</w:t>
            </w:r>
          </w:p>
          <w:p w14:paraId="1D63EB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settle(date);</w:t>
            </w:r>
          </w:p>
          <w:p w14:paraId="1D3DC0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51543A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BD033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D4F08E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C15F7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'q'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查询一段时间内的账目</w:t>
            </w:r>
          </w:p>
          <w:p w14:paraId="51CCE0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try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3BDEB0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date1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d1;</w:t>
            </w:r>
          </w:p>
          <w:p w14:paraId="691F6F7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date2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d2;</w:t>
            </w:r>
          </w:p>
          <w:p w14:paraId="7604FA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//Account::query(date1, date2 ,user);</w:t>
            </w:r>
          </w:p>
          <w:p w14:paraId="380EF1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query(date1,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date2,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User.toStdString())));</w:t>
            </w:r>
          </w:p>
          <w:p w14:paraId="30497E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E8366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(DateException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err){</w:t>
            </w:r>
          </w:p>
          <w:p w14:paraId="61FC32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),tr(err.what()));</w:t>
            </w:r>
          </w:p>
          <w:p w14:paraId="232050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9BE73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A69BB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55381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F9419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创建账户</w:t>
            </w:r>
          </w:p>
          <w:p w14:paraId="2F9C616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on_pushButton_account_clicked()</w:t>
            </w:r>
          </w:p>
          <w:p w14:paraId="1D5103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480BE4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lineEdit_ID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0B558D0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lineEdit_credit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6C10F9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lineEdit_rate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624ECB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4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lineEdit_fee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03D4B4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120FB7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请输入账号名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0005F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295BB6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E6E29F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auto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accounts){</w:t>
            </w:r>
          </w:p>
          <w:p w14:paraId="234C45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(iter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].toStdString()){</w:t>
            </w:r>
          </w:p>
          <w:p w14:paraId="401F240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系统中已有重名账号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5B667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1AF76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36F288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A7226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checkBox_S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isChecked()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checkBox_C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isChecked()){</w:t>
            </w:r>
          </w:p>
          <w:p w14:paraId="684CE7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].toDouble()){</w:t>
            </w:r>
          </w:p>
          <w:p w14:paraId="695384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40BBC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'a'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115922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389CB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785087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请补全信息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445F94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1E338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checkBox_S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isChecked()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checkBox_C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isChecked()){</w:t>
            </w:r>
          </w:p>
          <w:p w14:paraId="250BAA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4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].toDouble()){</w:t>
            </w:r>
          </w:p>
          <w:p w14:paraId="4B97BD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17534D0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'a'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1BF5A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4F6B0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16D1A7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请补全信息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419B4C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939A4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36DF9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请选择一种账户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D1124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5C00E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3EB95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FDEDD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3D2ED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DF5CB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997BD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存钱</w:t>
            </w:r>
          </w:p>
          <w:p w14:paraId="6D3E7B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on_pushButton_deposit_clicked()</w:t>
            </w:r>
          </w:p>
          <w:p w14:paraId="111648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EF9A1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currentText();</w:t>
            </w:r>
          </w:p>
          <w:p w14:paraId="69A8B1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unsigned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079B7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].toStdString()){</w:t>
            </w:r>
          </w:p>
          <w:p w14:paraId="714B97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</w:p>
          <w:p w14:paraId="7C0946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这不是你的账号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请不要乱动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~_~"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AE01E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30344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F66D5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)(i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+48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70D563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lineEdit_Depositamount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05B297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lineEdit_Depositdesc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2F6A5FC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'd'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1EE8B5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082EF2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A1E803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F2A9D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找不到该账号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40F360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3D6DC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4D6879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取钱</w:t>
            </w:r>
          </w:p>
          <w:p w14:paraId="651BE1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on_pushButton_withdraw_clicked()</w:t>
            </w:r>
          </w:p>
          <w:p w14:paraId="79996B6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0DBA779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currentText();</w:t>
            </w:r>
          </w:p>
          <w:p w14:paraId="458B54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unsigned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0D42ACA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].toStdString()){</w:t>
            </w:r>
          </w:p>
          <w:p w14:paraId="51E62F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</w:p>
          <w:p w14:paraId="06B546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这不是你的账号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请不要乱动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~_~"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736826C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DA400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7A3AE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)(i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+48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D777B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lineEdit_Withdrawamount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6BC987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lineEdit_Withdrawdesc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2D6448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'w'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B49FE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0BAEA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DCE221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7FFD7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找不到该账号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5D07AE7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ABCEB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CB249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显示账户信息</w:t>
            </w:r>
          </w:p>
          <w:p w14:paraId="2EB856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on_pushButton_showaccount_clicked()</w:t>
            </w:r>
          </w:p>
          <w:p w14:paraId="70CA47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B221E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070B07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show_alert();</w:t>
            </w:r>
          </w:p>
          <w:p w14:paraId="4D2414C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C3ED1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0FE54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改变天数</w:t>
            </w:r>
          </w:p>
          <w:p w14:paraId="08063C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on_pushButton_Confirmdays_clicked()</w:t>
            </w:r>
          </w:p>
          <w:p w14:paraId="724A7E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2EE74D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day_change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lineEdit_days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text().toInt();</w:t>
            </w:r>
          </w:p>
          <w:p w14:paraId="7A86E8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(day_change){</w:t>
            </w:r>
          </w:p>
          <w:p w14:paraId="24A34C5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27B4FA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refreshdate();</w:t>
            </w:r>
          </w:p>
          <w:p w14:paraId="64FFB5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40E1CB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314DD62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请输入天数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121E4B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F3F53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B7C18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lastRenderedPageBreak/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下个月</w:t>
            </w:r>
          </w:p>
          <w:p w14:paraId="52BD4D5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on_pushButton_NextMonth_clicked()</w:t>
            </w:r>
          </w:p>
          <w:p w14:paraId="434CD6C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75D75CE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'n'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2145CB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refreshdate();</w:t>
            </w:r>
          </w:p>
          <w:p w14:paraId="4234CA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E4915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4CE4F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查询账目</w:t>
            </w:r>
          </w:p>
          <w:p w14:paraId="09CE73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on_pushButton_query_clicked()</w:t>
            </w:r>
          </w:p>
          <w:p w14:paraId="5041D1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081C0C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d1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date().month(),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date().day());</w:t>
            </w:r>
          </w:p>
          <w:p w14:paraId="371004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d2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date().month(),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date().day());</w:t>
            </w:r>
          </w:p>
          <w:p w14:paraId="7C8C03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'q'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226C0A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5D890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01CF8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显示还款信息</w:t>
            </w:r>
          </w:p>
          <w:p w14:paraId="7267FD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show_alert(){</w:t>
            </w:r>
          </w:p>
          <w:p w14:paraId="1A67A1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double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debt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14BDCFC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double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income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cost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0D81A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unsigned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0D7B60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</w:p>
          <w:p w14:paraId="51320D9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s_c()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get_debt()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信用卡</w:t>
            </w:r>
          </w:p>
          <w:p w14:paraId="083FC3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debt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get_debt();</w:t>
            </w:r>
          </w:p>
          <w:p w14:paraId="1128C7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48772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B301D1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FD9D6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date.getYear()&lt;&lt;date.getMonth()-1&lt;&lt;1</w:t>
            </w:r>
          </w:p>
          <w:p w14:paraId="22F575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income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month_income(Date(date.getYear(),date.getMonth(),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),Date(date.getYear(),date.getMonth(),date.getMaxDay()),User.toStdString());</w:t>
            </w:r>
          </w:p>
          <w:p w14:paraId="3DA9CC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cost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month_cost(Date(date.getYear(),date.getMonth(),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),Date(date.getYear(),date.getMonth(),date.getMaxDay()),User.toStdString());</w:t>
            </w:r>
          </w:p>
          <w:p w14:paraId="36106C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F2567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label_account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setText(QString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本月应还：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to_string(debt)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 xml:space="preserve">"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本月收入：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to_string(income)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 xml:space="preserve">"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本月支出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to_string(cost)));</w:t>
            </w:r>
          </w:p>
          <w:p w14:paraId="48FDF7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lastRenderedPageBreak/>
              <w:t>}</w:t>
            </w:r>
          </w:p>
          <w:p w14:paraId="520F8B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96BA4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清屏</w:t>
            </w:r>
          </w:p>
          <w:p w14:paraId="71A22B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on_pushButton_clear_clicked()</w:t>
            </w:r>
          </w:p>
          <w:p w14:paraId="75782B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E350B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setText(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408DCF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312BB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0B636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刷新日期</w:t>
            </w:r>
          </w:p>
          <w:p w14:paraId="7942CEF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refreshdate(){</w:t>
            </w:r>
          </w:p>
          <w:p w14:paraId="130B4E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setText(QString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fromStdString(date.show()));</w:t>
            </w:r>
          </w:p>
          <w:p w14:paraId="33CA6E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5A8E3F9" w14:textId="513D566D" w:rsid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B7F3B7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//mainwindow.h</w:t>
            </w:r>
          </w:p>
          <w:p w14:paraId="6B185B67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#ifndef MAINWINDOW_H</w:t>
            </w:r>
          </w:p>
          <w:p w14:paraId="20777A34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#define MAINWINDOW_H</w:t>
            </w:r>
          </w:p>
          <w:p w14:paraId="2297D311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588F32A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&lt;QMainWindow&gt;</w:t>
            </w:r>
          </w:p>
          <w:p w14:paraId="61E570BE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&lt;QPushButton&gt;</w:t>
            </w:r>
          </w:p>
          <w:p w14:paraId="3A2304B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&lt;QLineEdit&gt;</w:t>
            </w:r>
          </w:p>
          <w:p w14:paraId="6C7986B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&lt;QLabel&gt;</w:t>
            </w:r>
          </w:p>
          <w:p w14:paraId="0D324CAA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&lt;QMessageBox&gt;</w:t>
            </w:r>
          </w:p>
          <w:p w14:paraId="5DB3C72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4EB5817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QT_BEGIN_NAMESPACE</w:t>
            </w:r>
          </w:p>
          <w:p w14:paraId="639F440B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namespace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n"/>
                <w:rFonts w:ascii="Consolas" w:hAnsi="Consolas"/>
                <w:b/>
                <w:bCs/>
                <w:color w:val="0000FF"/>
                <w:spacing w:val="4"/>
              </w:rPr>
              <w:t>Ui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0024418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mainwindows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1FB2E5A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3C2E003F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QT_END_NAMESPACE</w:t>
            </w:r>
          </w:p>
          <w:p w14:paraId="4BCC4AA7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7758B35E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MainWindow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QMainWindow</w:t>
            </w:r>
          </w:p>
          <w:p w14:paraId="20E62106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378DB108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Q_OBJECT</w:t>
            </w:r>
          </w:p>
          <w:p w14:paraId="51CD4F2E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C63784B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1F0AB44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parent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nullptr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78B207B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~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0DFCD9A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4DF752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slots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0B9EE5D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9E510B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3BE6C76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on_pushButton_account_clicked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B539EA5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1F9E720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on_pushButton_deposit_clicked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B247F8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23D542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on_pushButton_showaccount_clicked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55D15A04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B77381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on_pushButton_withdraw_clicked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7AFFF76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5E8065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on_pushButton_Confirmdays_clicked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314730F6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32E178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on_pushButton_NextMonth_clicked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A4A28F4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A120357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on_pushButton_query_clicked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016ED41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A98CFD8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on_pushButton_clear_clicked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36A8DA1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9C80C24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7A8692D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cmdprocess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char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处理命令</w:t>
            </w:r>
          </w:p>
          <w:p w14:paraId="17BB8903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read_cmd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1084025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mainwindows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35AC40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my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C1F4D7C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show_alert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显示提示信息</w:t>
            </w:r>
          </w:p>
          <w:p w14:paraId="17EC5B13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refreshdate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 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更新日期</w:t>
            </w:r>
          </w:p>
          <w:p w14:paraId="616EB740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};</w:t>
            </w:r>
          </w:p>
          <w:p w14:paraId="6F78F9CC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 xml:space="preserve">#endif 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 MAINWINDOW_H</w:t>
            </w:r>
          </w:p>
          <w:p w14:paraId="60DFD6F8" w14:textId="77777777" w:rsidR="004B42CC" w:rsidRDefault="004B42CC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1EBBC05" w14:textId="7A013F9B" w:rsidR="004B42CC" w:rsidRDefault="004B42CC" w:rsidP="004B42CC">
            <w:pPr>
              <w:pStyle w:val="HTML"/>
              <w:spacing w:line="244" w:lineRule="atLeast"/>
              <w:rPr>
                <w:rFonts w:asciiTheme="minorEastAsia" w:eastAsiaTheme="minorEastAsia" w:hAnsiTheme="minorEastAsia"/>
                <w:b/>
                <w:bCs/>
                <w:color w:val="000000"/>
                <w:spacing w:val="4"/>
                <w:sz w:val="30"/>
                <w:szCs w:val="3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pacing w:val="4"/>
                <w:sz w:val="30"/>
                <w:szCs w:val="30"/>
              </w:rPr>
              <w:t>U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/>
                <w:spacing w:val="4"/>
                <w:sz w:val="30"/>
                <w:szCs w:val="30"/>
              </w:rPr>
              <w:t>i文件</w:t>
            </w:r>
          </w:p>
          <w:p w14:paraId="022CF0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//mainwindow.ui</w:t>
            </w:r>
          </w:p>
          <w:p w14:paraId="11199A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&lt;?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xml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"1.0"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encoding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"UTF-8"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?&gt;</w:t>
            </w:r>
          </w:p>
          <w:p w14:paraId="1E35CF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"4.0"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6999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2B7A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"QMainWindow"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"mainwindows"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07D55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9178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D8E6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1564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B374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&gt;890&lt;/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8D9F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&gt;703&lt;/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3FE8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BCFD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493D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"windowTitle"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C475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操作页面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CF14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52BA0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"centralwidget"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B7B9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"pushButton_account"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6548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8C5A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6B46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&gt;114&lt;/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8D24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C3EEB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AA9A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03A75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3872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68E73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1F189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创建账户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3506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5311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C343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FA81D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5337B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8E67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307C3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19F69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14CF1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58E0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B4C4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D8E84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"QVBoxLayout"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"verticalLayout"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537B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A2AA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"lineEdit_ID"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6D57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"enabled"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0D49D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B6EA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4C95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8063B1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1604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AB00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4D52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6819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9989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47F30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7D4456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C1B8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E240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5E203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A043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3C90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账户名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8413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E263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0282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66451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7598F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"lineEdit_rate"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7AF1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94B7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5F1F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46BA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7AED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F70D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D1208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D9267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36A4A9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0C1A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54C2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B8A0B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FB8D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662C6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利率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C37E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E8695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1F01E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98009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5A56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"lineEdit_fee"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B168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0FB5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A58A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AF3D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D9B9C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B889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701E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6165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2A70F2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22B0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E492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D986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07B57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C90E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年费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  <w:bdr w:val="single" w:sz="6" w:space="0" w:color="FF0000" w:frame="1"/>
              </w:rPr>
              <w:t>（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信用账户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  <w:bdr w:val="single" w:sz="6" w:space="0" w:color="FF0000" w:frame="1"/>
              </w:rPr>
              <w:t>）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445C5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971B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F9345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5A5F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162B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"lineEdit_credit"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87D13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71CCD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CC7E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20636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935C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464B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CB68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6D6D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4A09CB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C6314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5C8B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6E83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1C5826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27E6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信用额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  <w:bdr w:val="single" w:sz="6" w:space="0" w:color="FF0000" w:frame="1"/>
              </w:rPr>
              <w:t>（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信用账户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  <w:bdr w:val="single" w:sz="6" w:space="0" w:color="FF0000" w:frame="1"/>
              </w:rPr>
              <w:t>）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BA3B9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D8CC4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65031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A3487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40681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DE6F6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"pushButton_deposit"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7C2DE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FA6E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7023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19CC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D7AA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&gt;111&lt;/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B18A2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0F199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54D0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CEBB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F730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存钱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12949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DC47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A9BB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8D26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09114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E787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&gt;260&lt;/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3ED1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FF1E9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8B0C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67E0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14C0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32F9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"QVBoxLayout"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"verticalLayout_2"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89BE5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C6B6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"QComboBox"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"comboBox_account_1"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4E5D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6145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B061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8EBB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C09C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41B1E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5289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"layoutDirection"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79FE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LeftToRight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1451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81C39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"insertPolicy"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3A10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QComboBox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InsertAtBottom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90A2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B065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31E7E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759AD9B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A030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7C2B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A5FB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9FC6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"lineEdit_Depositamount"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9B827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E7F1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1D55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5387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897A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21DB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F864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276C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71695C4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051D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4A9DE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97B8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9B3D3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874A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金额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51726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9EEE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3456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DC9F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D06C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"lineEdit_Depositdesc"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DE81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2776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E6C0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6C56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325D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D36119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4D60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8DA38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19C608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493C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A4F8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ED0C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04B9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55F5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原因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C1B7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9BCB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DE9F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9ABA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F7BD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2295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"pushButton_withdraw"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DFD3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D262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179B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B3D50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FF91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6DA6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A992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72F3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E82A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C4235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取钱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8D69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02D48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A05E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"layoutWidget_3"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670F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B76F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D4A09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56C7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83502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AD6C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2A09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B5C1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C847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"maximumSize"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5DB3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B183A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&gt;16000000&lt;/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1541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&gt;16000000&lt;/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8D8A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D0A96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4434A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"QVBoxLayout"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"verticalLayout_3"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A5E7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B00A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"QComboBox"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"comboBox_account_2"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93604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E175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"Preferred"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6C98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1071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F130D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EBFB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1880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"layoutDirection"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17BE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LeftToRight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F9AE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9B3C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"editable"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5F75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1EB3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DDF27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F549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0119B6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28BFD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9117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4D82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9092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"lineEdit_Withdrawamount"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5872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1A8B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59E5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CC53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AFC7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92198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E975F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"maximumSize"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5FEB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D7E5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&gt;16000000&lt;/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8F39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&gt;16000000&lt;/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AF21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ADBF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3977C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8357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0AB0BC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3045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D68F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5AFB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6346B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9CB2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金额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6563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A5D8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8751B1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9C2E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C1D6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"lineEdit_Withdrawdesc"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529F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CEE4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1277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911E7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4B80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8D5C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E22AE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9DDA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59C696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8F77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F62D4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33EE6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4D0D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0CCB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原因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E44D0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6C66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B57A5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228F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D5E7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1809A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"pushButton_query"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3850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7C998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199F5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0380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707C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5ABB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E27A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899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8D59E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DBF2B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查询账目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F35C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3760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90CB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"QDateEdit"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"dateEdit_1"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E2E9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2456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116A6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2CA6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F0BAC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39823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4534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F709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3F45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65A4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7363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&gt;2008&lt;/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AA9D6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64F8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0A67A3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AA91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9704B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9D6E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"QDateEdit"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"dateEdit_2"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A016B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D9358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B7C6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4505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ED92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2BF7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BB42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F5058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E29C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"accelerated"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88C6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2F718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22E5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"showGroupSeparator"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stdset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DC14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503F8B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6A1C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D699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BC5DA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&gt;2009&lt;/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6196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C553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2212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627A6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2843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C166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"QTextBrowser"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"textBrowser_output"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8D0D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5693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54ABC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4D9DA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CA4B1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37AC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E313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697E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2B4B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0E11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B032B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95F2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7A05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2321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C317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7587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DC9D9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09633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491F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489A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&gt;871&lt;/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58458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6FF2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C778B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6EDF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877F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2517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CFB46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D9F2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30B3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58E10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"lineWidth"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BDE0B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number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number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63EE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BBF34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570929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欢迎用户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B422E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AC3B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645B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100A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6E61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A154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3D7E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1B8D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B08A5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&gt;690&lt;/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BC5A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E863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4682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13ECB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6D6C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F09D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"QGridLayout"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"gridLayout"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E625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column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47A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"lineEdit_days"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F921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9349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7500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A09B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6ABFE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511F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30FF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C8D6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EA5B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BE6A7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069BD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天数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9452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3A67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AD2D0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A5C5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column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90FD0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"pushButton_NextMonth"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483F5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B233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5DB37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BAE7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4DED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08F20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E903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2DA3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下个月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F3F5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2F72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5A926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6B01C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column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488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"pushButton_Confirmdays"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8A7FC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558C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0C35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6B05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C369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A0D0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79856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0089F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确认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8B929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8A9C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B307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3511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column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004D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"pushButton_showaccount"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BBA6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3F0E39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58AB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BBAA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87F65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034B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6679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4FD9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显示账户信息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5E81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A7CD3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7905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DFB0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672FB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172C3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"label_5"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80847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9E38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0E57D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1A49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8642E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C18D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57C1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AC2F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B3B8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C924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79C2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293F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86B42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BB01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46E5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D1D8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输出窗口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5DC82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D449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0CCD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2A74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D0B0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0CFD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"pushButton_clear"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5478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EA810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7A8BB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&gt;790&lt;/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4EE2C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5E59A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A19E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59D1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D421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1E1F9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AE50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清屏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4B64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4DFF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46980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4384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36B7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292CF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AFE1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5E00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&gt;891&lt;/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4F55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9DB4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2D5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8A0A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"QHBoxLayout"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"horizontalLayout"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6AF86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D66B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F4B6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FCF1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BE15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3C960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53A57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7FF9E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7BC6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"frameShape"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777C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FE188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FEEE1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"frameShadow"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01EC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Plain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D187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4361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F45D2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创建账户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BA799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B41F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1A859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8299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4BED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E8324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DD79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9592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289F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8E55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2797A2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4F2B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3AA8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6086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1E85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"frameShape"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E28B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1B0AA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754D5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24C8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存钱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38B5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864C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40EE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0E0B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D700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333F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C0CC37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B2DB8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"label_3"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9CD8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2CAB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C9DC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1B3D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15749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276B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6422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7D83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取钱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1D807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D5C3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C170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0CCE6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5818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A40B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47EA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FB29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"label_4"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7321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D494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4A36C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250E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italic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italic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A519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C92B3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8BC1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83D5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B00A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改变日期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9379D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B5B5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EF70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6CC906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CC17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B64A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4B6E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E41B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F872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"QSplitter"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"splitter"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41F9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19F1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59C53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&gt;24&lt;/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EF34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C4DA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FC01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&gt;48&lt;/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C7FD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F51A2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C85E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"orientation"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DE953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Vertical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0F3F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0C16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"QCheckBox"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"checkBox_S"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B741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603A5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储蓄账户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AB961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A9D2D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0942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"QCheckBox"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"checkBox_C"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5AC9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F345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信用账户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CD3E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F4EB8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FCB8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A4DDF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"label_7"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88A58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7699C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F5AB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AFEA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B3479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&gt;111&lt;/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CD8B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5F115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29BB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198F3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97063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D66D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&gt;17&lt;/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3D76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E5E0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E484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C19E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AF82D8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当前日期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DF637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B1A0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78BE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3608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EAFA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9315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9E62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4663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6DE9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ADA0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0567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4FE5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2BB4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B5C6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&gt;17&lt;/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99E8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7EC0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B787F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E7BC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2967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4770A8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F70E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E90A1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"label_account"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3480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3842F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6E9F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F754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5F3E4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&gt;871&lt;/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E3EF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6B8B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E52B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D0C9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D9A0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FD73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3AB80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B319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BD4AA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8A8E1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E098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还款信息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57FF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E0D49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478A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9F09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3E3AD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6340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AFB5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"QStatusBar"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"statusbar"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38C30D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F227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resources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3DF2B85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connections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2397BF00" w14:textId="77777777" w:rsid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D38E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B85A1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//login.ui</w:t>
            </w:r>
          </w:p>
          <w:p w14:paraId="608CD9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&lt;?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xml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"1.0"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encoding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"UTF-8"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?&gt;</w:t>
            </w:r>
          </w:p>
          <w:p w14:paraId="168E9BA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"4.0"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F6EB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login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BB3B2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"login"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D977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C9462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095474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DBFA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2AE7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&gt;539&lt;/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F855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8F9E7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3761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5B69B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8785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F1922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588E6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5CCC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28DE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"windowTitle"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F3CB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登录页面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C34A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1401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"Sign"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F829A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6EDF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7A22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&gt;69&lt;/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7968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9982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&gt;191&lt;/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41A8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E54DB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E2E2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1D3E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F123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EBFD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64533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D880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CC583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601B4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"styleSheet"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0263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notr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"true"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699FE7C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68BC49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0296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注册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D5564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F1EA5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"icon"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EB808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iconset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theme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"address-book-new"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65287B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23C8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"autoDefault"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0BEE9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0900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64D3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161E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9901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C938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872B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8F6A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&gt;90&lt;/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0075E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&gt;229&lt;/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B864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E622D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D2D4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2F9A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37C2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3111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7230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italic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italic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CC18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underline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underline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DE2C0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0110F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6F50C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DC48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DB36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BEIKE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BANK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CBBF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70B4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BDE67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401A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4D6E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9B52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BC34B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3FED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&gt;252&lt;/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95CB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BFC7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5F3A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4CEA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DD54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F020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&gt;47&lt;/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16957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7085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B095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6592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B1D0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贝壳银行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A8F62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F913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730E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"Login"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F7D7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198A1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D3A5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&gt;270&lt;/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8C25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95E7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&gt;191&lt;/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CBE9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B79F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679D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205D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6B8DA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A42F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C7E5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C53E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EF3F3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5990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"styleSheet"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F91A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notr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"true"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33747B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C445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2AF69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登录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62FF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DF5A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9D347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"Password"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F248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C38C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F843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6408F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E07E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4FB7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D3E6A2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7A77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4C87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FADB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B79B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DFE4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5C5F9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CBBA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CC5A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C031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密码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2ACB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C29D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2F6A3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0BE4D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5763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97AD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"lineEdit_pass"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EAD6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307D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50F4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B984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2DF0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6704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28155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C831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23D03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F79D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69E6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B983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F747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7DFC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3EF5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"echoMode"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64C1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QLineEdit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Password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5A4DB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6381C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7585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982EC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4651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A1DB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请输入密码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6669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FD136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DD75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"User"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FE676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D20AB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F244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A3A04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&gt;170&lt;/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CA24A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EC98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A30F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0A16F1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2F43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2B71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C08F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5057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4A56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EEBE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2010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"frameShape"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2895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0B38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85424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"frameShadow"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4C7B7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Plain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E28EC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162D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DC1C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用户名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2F0F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7D023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CA9E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406E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E678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BCAB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"lineEdit_user"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F9DD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B6F6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2C7C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BF8A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&gt;170&lt;/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3E68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4621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7C9CC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982E4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3430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3205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F9E7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3D55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F477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B897D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8D6C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855C2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2D13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75B36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37EB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请输入用户名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4F75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8695A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CC66A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"label_3"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8BC1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82B7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B759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ECBE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5B9D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B83F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&gt;111&lt;/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59C5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FD7F4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08AF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48FE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2F596A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4AC7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"pixmap"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3D303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pixmap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resource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"icon.qrc"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&gt;:/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Administrator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Desktop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R.jpg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pixmap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148E54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905E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"scaledContents"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8D38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BDEA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E2EC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9468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"label_4"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6FBB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84D1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5CC1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817E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CF6A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&gt;244&lt;/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3121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E3997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8265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7278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9222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35E4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9C24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23AD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C9D69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39CF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陶宇轩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通信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2301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U202342641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E2AB8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DAF9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AE7B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1B192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resources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3FE1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location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"icon.qrc"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11C4032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resources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B8B8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connections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59EBCFD2" w14:textId="5310C270" w:rsidR="00FB78B8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lastRenderedPageBreak/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</w:tc>
      </w:tr>
    </w:tbl>
    <w:p w14:paraId="33443E29" w14:textId="77777777" w:rsidR="00FB78B8" w:rsidRDefault="00FB78B8" w:rsidP="00FB78B8">
      <w:pPr>
        <w:pStyle w:val="ab"/>
        <w:numPr>
          <w:ilvl w:val="0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测试</w:t>
      </w:r>
    </w:p>
    <w:p w14:paraId="5C1169C2" w14:textId="3B8F0C42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在登陆页面输入账号：</w:t>
      </w:r>
      <w:r w:rsidR="004B42CC">
        <w:rPr>
          <w:rFonts w:ascii="Times New Roman" w:hAnsi="Times New Roman" w:hint="eastAsia"/>
          <w:sz w:val="24"/>
          <w:szCs w:val="24"/>
        </w:rPr>
        <w:t>tyx</w:t>
      </w:r>
      <w:r>
        <w:rPr>
          <w:rFonts w:ascii="Times New Roman" w:hAnsi="Times New Roman" w:hint="eastAsia"/>
          <w:sz w:val="24"/>
          <w:szCs w:val="24"/>
        </w:rPr>
        <w:t>密码：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23456</w:t>
      </w:r>
      <w:r>
        <w:rPr>
          <w:rFonts w:ascii="Times New Roman" w:hAnsi="Times New Roman" w:hint="eastAsia"/>
          <w:sz w:val="24"/>
          <w:szCs w:val="24"/>
        </w:rPr>
        <w:t>点击注册两次再点击登陆。</w:t>
      </w:r>
    </w:p>
    <w:p w14:paraId="23132087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2FD3A7D9" w14:textId="112B9A62" w:rsidR="00FB78B8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CE632A" wp14:editId="458C8AEE">
            <wp:extent cx="5274310" cy="5074920"/>
            <wp:effectExtent l="0" t="0" r="2540" b="0"/>
            <wp:docPr id="544434713" name="图片 4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4713" name="图片 41" descr="图形用户界面&#10;&#10;低可信度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EA46" w14:textId="5E75387E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分析：点击第二次时，由于</w:t>
      </w:r>
      <w:r w:rsidR="006A581B">
        <w:rPr>
          <w:rFonts w:ascii="Times New Roman" w:hAnsi="Times New Roman" w:cs="Times New Roman" w:hint="eastAsia"/>
        </w:rPr>
        <w:t>tyx</w:t>
      </w:r>
      <w:r>
        <w:rPr>
          <w:rFonts w:ascii="Times New Roman" w:hAnsi="Times New Roman" w:cs="Times New Roman" w:hint="eastAsia"/>
        </w:rPr>
        <w:t>这个账户已经创建过了，所以不能再注册，弹出提示框。</w:t>
      </w:r>
    </w:p>
    <w:p w14:paraId="1A5A7359" w14:textId="4F5F92C3" w:rsidR="00FB78B8" w:rsidRPr="006A581B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08E2FDD" wp14:editId="3F7B1937">
            <wp:extent cx="5274310" cy="4345940"/>
            <wp:effectExtent l="0" t="0" r="2540" b="0"/>
            <wp:docPr id="1805167994" name="图片 42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67994" name="图片 1805167994" descr="操作页面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D0BC" w14:textId="0CD75E25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分析：点击登陆，</w:t>
      </w:r>
      <w:r w:rsidR="006A581B">
        <w:rPr>
          <w:rFonts w:ascii="Times New Roman" w:hAnsi="Times New Roman" w:cs="Times New Roman" w:hint="eastAsia"/>
        </w:rPr>
        <w:t>tyx</w:t>
      </w:r>
      <w:r>
        <w:rPr>
          <w:rFonts w:ascii="Times New Roman" w:hAnsi="Times New Roman" w:cs="Times New Roman" w:hint="eastAsia"/>
        </w:rPr>
        <w:t>成功登陆，显示用户页面</w:t>
      </w:r>
      <w:r w:rsidR="00EA1D88">
        <w:rPr>
          <w:rFonts w:ascii="Times New Roman" w:hAnsi="Times New Roman" w:cs="Times New Roman" w:hint="eastAsia"/>
        </w:rPr>
        <w:t>，显示还款收入支出信息。</w:t>
      </w:r>
    </w:p>
    <w:p w14:paraId="15DF8701" w14:textId="1FA6C381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：账户名：</w:t>
      </w:r>
      <w:r w:rsidR="006A581B">
        <w:rPr>
          <w:rFonts w:ascii="Times New Roman" w:hAnsi="Times New Roman" w:hint="eastAsia"/>
          <w:sz w:val="24"/>
          <w:szCs w:val="24"/>
        </w:rPr>
        <w:t>tyxs</w:t>
      </w:r>
      <w:r>
        <w:rPr>
          <w:rFonts w:ascii="Times New Roman" w:hAnsi="Times New Roman" w:hint="eastAsia"/>
          <w:sz w:val="24"/>
          <w:szCs w:val="24"/>
        </w:rPr>
        <w:t>，不是信用账户，利率为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.015</w:t>
      </w:r>
    </w:p>
    <w:p w14:paraId="3B4AE883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3C6B771" w14:textId="68EF4734" w:rsidR="00FB78B8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8B890E" wp14:editId="675B1E3C">
            <wp:extent cx="5274310" cy="4345940"/>
            <wp:effectExtent l="0" t="0" r="2540" b="0"/>
            <wp:docPr id="210336092" name="图片 43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6092" name="图片 210336092" descr="操作页面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3953" w14:textId="33B6365C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分析：如图所示，创建了</w:t>
      </w:r>
      <w:r w:rsidR="006A581B">
        <w:rPr>
          <w:rFonts w:ascii="Times New Roman" w:hAnsi="Times New Roman" w:cs="Times New Roman" w:hint="eastAsia"/>
        </w:rPr>
        <w:t>tyxs</w:t>
      </w:r>
      <w:r>
        <w:rPr>
          <w:rFonts w:ascii="Times New Roman" w:hAnsi="Times New Roman" w:cs="Times New Roman" w:hint="eastAsia"/>
        </w:rPr>
        <w:t>储蓄账户。</w:t>
      </w:r>
    </w:p>
    <w:p w14:paraId="543C05BC" w14:textId="17F84857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账户名：</w:t>
      </w:r>
      <w:r w:rsidR="006A581B">
        <w:rPr>
          <w:rFonts w:ascii="Times New Roman" w:hAnsi="Times New Roman" w:hint="eastAsia"/>
          <w:sz w:val="24"/>
          <w:szCs w:val="24"/>
        </w:rPr>
        <w:t>tyxc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是信用账户，利率为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.1 </w:t>
      </w:r>
      <w:r>
        <w:rPr>
          <w:rFonts w:ascii="Times New Roman" w:hAnsi="Times New Roman" w:hint="eastAsia"/>
          <w:sz w:val="24"/>
          <w:szCs w:val="24"/>
        </w:rPr>
        <w:t>透支额度</w:t>
      </w:r>
      <w:r w:rsidR="006A581B">
        <w:rPr>
          <w:rFonts w:ascii="Times New Roman" w:hAnsi="Times New Roman" w:hint="eastAsia"/>
          <w:sz w:val="24"/>
          <w:szCs w:val="24"/>
        </w:rPr>
        <w:t>5000</w:t>
      </w:r>
      <w:r>
        <w:rPr>
          <w:rFonts w:ascii="Times New Roman" w:hAnsi="Times New Roman" w:hint="eastAsia"/>
          <w:sz w:val="24"/>
          <w:szCs w:val="24"/>
        </w:rPr>
        <w:t>元，年费为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 w:hint="eastAsia"/>
          <w:sz w:val="24"/>
          <w:szCs w:val="24"/>
        </w:rPr>
        <w:t>元</w:t>
      </w:r>
    </w:p>
    <w:p w14:paraId="1DB4DC4F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3E748277" w14:textId="531DC60F" w:rsidR="00FB78B8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44135A" wp14:editId="18347A99">
            <wp:extent cx="5274310" cy="4345940"/>
            <wp:effectExtent l="0" t="0" r="2540" b="0"/>
            <wp:docPr id="1554473483" name="图片 44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73483" name="图片 1554473483" descr="操作页面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D8D0" w14:textId="50D74E06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分析：如图所示，</w:t>
      </w:r>
      <w:r w:rsidR="006A581B">
        <w:rPr>
          <w:rFonts w:ascii="Times New Roman" w:hAnsi="Times New Roman" w:cs="Times New Roman" w:hint="eastAsia"/>
        </w:rPr>
        <w:t>tyxc</w:t>
      </w:r>
      <w:r>
        <w:rPr>
          <w:rFonts w:ascii="Times New Roman" w:hAnsi="Times New Roman" w:cs="Times New Roman" w:hint="eastAsia"/>
        </w:rPr>
        <w:t>账号已创建</w:t>
      </w:r>
    </w:p>
    <w:p w14:paraId="0C336547" w14:textId="6BA5991D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/>
          <w:sz w:val="24"/>
          <w:szCs w:val="24"/>
        </w:rPr>
        <w:t>4:</w:t>
      </w:r>
      <w:r>
        <w:rPr>
          <w:rFonts w:ascii="Times New Roman" w:hAnsi="Times New Roman" w:hint="eastAsia"/>
          <w:sz w:val="24"/>
          <w:szCs w:val="24"/>
        </w:rPr>
        <w:t>再输入一个同名的</w:t>
      </w:r>
      <w:r w:rsidR="006A581B">
        <w:rPr>
          <w:rFonts w:ascii="Times New Roman" w:hAnsi="Times New Roman" w:hint="eastAsia"/>
          <w:sz w:val="24"/>
          <w:szCs w:val="24"/>
        </w:rPr>
        <w:t>tyxs</w:t>
      </w:r>
      <w:r>
        <w:rPr>
          <w:rFonts w:ascii="Times New Roman" w:hAnsi="Times New Roman" w:hint="eastAsia"/>
          <w:sz w:val="24"/>
          <w:szCs w:val="24"/>
        </w:rPr>
        <w:t>账号，点击“创建账户”。</w:t>
      </w:r>
    </w:p>
    <w:p w14:paraId="2AC113BC" w14:textId="0380AF4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C1EDCF3" w14:textId="3C92A0E9" w:rsidR="00FB78B8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033DDE3" wp14:editId="0E50BE6C">
            <wp:extent cx="5274310" cy="4290060"/>
            <wp:effectExtent l="0" t="0" r="2540" b="0"/>
            <wp:docPr id="800874892" name="图片 4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74892" name="图片 46" descr="图形用户界面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4552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分析：由于系统中有重名账户，弹出提示框</w:t>
      </w:r>
    </w:p>
    <w:p w14:paraId="13F99493" w14:textId="37053652" w:rsidR="006A581B" w:rsidRDefault="006A581B" w:rsidP="006A581B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:</w:t>
      </w:r>
      <w:r w:rsidRPr="006A581B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创建</w:t>
      </w:r>
      <w:r>
        <w:rPr>
          <w:rFonts w:ascii="Times New Roman" w:hAnsi="Times New Roman" w:hint="eastAsia"/>
          <w:sz w:val="24"/>
          <w:szCs w:val="24"/>
        </w:rPr>
        <w:t>tyx</w:t>
      </w:r>
      <w:r>
        <w:rPr>
          <w:rFonts w:ascii="Times New Roman" w:hAnsi="Times New Roman" w:hint="eastAsia"/>
          <w:sz w:val="24"/>
          <w:szCs w:val="24"/>
        </w:rPr>
        <w:t>信用账户，只输入利率为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.1 </w:t>
      </w:r>
    </w:p>
    <w:p w14:paraId="68C5791B" w14:textId="77777777" w:rsidR="006A581B" w:rsidRDefault="006A581B" w:rsidP="006A581B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66A380EC" w14:textId="00F8C4A2" w:rsidR="006A581B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29C336C" wp14:editId="5ED63D6E">
            <wp:extent cx="5274310" cy="4281170"/>
            <wp:effectExtent l="0" t="0" r="2540" b="5080"/>
            <wp:docPr id="1618607308" name="图片 4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7308" name="图片 47" descr="图形用户界面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19F" w14:textId="03E5A52F" w:rsidR="006A581B" w:rsidRPr="006A581B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分析：由于账户信息不全，弹出提示框</w:t>
      </w:r>
    </w:p>
    <w:p w14:paraId="7FE33BF8" w14:textId="6EC1A2BE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 w:rsidR="006A581B">
        <w:rPr>
          <w:rFonts w:ascii="Times New Roman" w:hAnsi="Times New Roman" w:hint="eastAsia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:</w:t>
      </w:r>
      <w:r w:rsidR="006A581B">
        <w:rPr>
          <w:rFonts w:ascii="Times New Roman" w:hAnsi="Times New Roman" w:hint="eastAsia"/>
          <w:sz w:val="24"/>
          <w:szCs w:val="24"/>
        </w:rPr>
        <w:t>选择</w:t>
      </w:r>
      <w:r>
        <w:rPr>
          <w:rFonts w:ascii="Times New Roman" w:hAnsi="Times New Roman" w:hint="eastAsia"/>
          <w:sz w:val="24"/>
          <w:szCs w:val="24"/>
        </w:rPr>
        <w:t>存钱账户名：</w:t>
      </w:r>
      <w:r w:rsidR="006A581B">
        <w:rPr>
          <w:rFonts w:ascii="Times New Roman" w:hAnsi="Times New Roman" w:hint="eastAsia"/>
          <w:sz w:val="24"/>
          <w:szCs w:val="24"/>
        </w:rPr>
        <w:t>tyxs</w:t>
      </w:r>
      <w:r>
        <w:rPr>
          <w:rFonts w:ascii="Times New Roman" w:hAnsi="Times New Roman" w:hint="eastAsia"/>
          <w:sz w:val="24"/>
          <w:szCs w:val="24"/>
        </w:rPr>
        <w:t>，存钱金额</w:t>
      </w:r>
      <w:r w:rsidR="006A581B">
        <w:rPr>
          <w:rFonts w:ascii="Times New Roman" w:hAnsi="Times New Roman" w:hint="eastAsia"/>
          <w:sz w:val="24"/>
          <w:szCs w:val="24"/>
        </w:rPr>
        <w:t>100</w:t>
      </w:r>
      <w:r>
        <w:rPr>
          <w:rFonts w:ascii="Times New Roman" w:hAnsi="Times New Roman" w:hint="eastAsia"/>
          <w:sz w:val="24"/>
          <w:szCs w:val="24"/>
        </w:rPr>
        <w:t>，存钱原因：</w:t>
      </w:r>
      <w:r w:rsidR="00EA1D88" w:rsidRPr="00EA1D88">
        <w:rPr>
          <w:rFonts w:ascii="Times New Roman" w:hAnsi="Times New Roman"/>
          <w:sz w:val="24"/>
          <w:szCs w:val="24"/>
        </w:rPr>
        <w:t>sell books</w:t>
      </w:r>
      <w:r>
        <w:rPr>
          <w:rFonts w:ascii="Times New Roman" w:hAnsi="Times New Roman" w:hint="eastAsia"/>
          <w:sz w:val="24"/>
          <w:szCs w:val="24"/>
        </w:rPr>
        <w:t>，点击存钱。</w:t>
      </w:r>
    </w:p>
    <w:p w14:paraId="4B80897C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1D274592" w14:textId="5F608793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3DF23D" wp14:editId="6AF26CD5">
            <wp:extent cx="5274310" cy="4345940"/>
            <wp:effectExtent l="0" t="0" r="2540" b="0"/>
            <wp:docPr id="1675146302" name="图片 48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46302" name="图片 1675146302" descr="操作页面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E9F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分析：如图。</w:t>
      </w:r>
    </w:p>
    <w:p w14:paraId="79317F4C" w14:textId="2CA9A7CC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存钱账户名：</w:t>
      </w:r>
      <w:r w:rsidR="00EA1D88">
        <w:rPr>
          <w:rFonts w:ascii="Times New Roman" w:hAnsi="Times New Roman" w:hint="eastAsia"/>
          <w:sz w:val="24"/>
          <w:szCs w:val="24"/>
        </w:rPr>
        <w:t>tyxc</w:t>
      </w:r>
      <w:r>
        <w:rPr>
          <w:rFonts w:ascii="Times New Roman" w:hAnsi="Times New Roman" w:hint="eastAsia"/>
          <w:sz w:val="24"/>
          <w:szCs w:val="24"/>
        </w:rPr>
        <w:t>，存钱金额：</w:t>
      </w:r>
      <w:r w:rsidR="00EA1D88">
        <w:rPr>
          <w:rFonts w:ascii="Times New Roman" w:hAnsi="Times New Roman" w:hint="eastAsia"/>
          <w:sz w:val="24"/>
          <w:szCs w:val="24"/>
        </w:rPr>
        <w:t>100</w:t>
      </w:r>
      <w:r w:rsidR="00D44274"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 w:hint="eastAsia"/>
          <w:sz w:val="24"/>
          <w:szCs w:val="24"/>
        </w:rPr>
        <w:t>，存钱原因：</w:t>
      </w:r>
      <w:r w:rsidR="00EA1D88">
        <w:rPr>
          <w:rFonts w:ascii="Times New Roman" w:hAnsi="Times New Roman" w:hint="eastAsia"/>
          <w:sz w:val="24"/>
          <w:szCs w:val="24"/>
        </w:rPr>
        <w:t>sell cars</w:t>
      </w:r>
      <w:r>
        <w:rPr>
          <w:rFonts w:ascii="Times New Roman" w:hAnsi="Times New Roman" w:hint="eastAsia"/>
          <w:sz w:val="24"/>
          <w:szCs w:val="24"/>
        </w:rPr>
        <w:t>。点击存钱</w:t>
      </w:r>
    </w:p>
    <w:p w14:paraId="7AED86E2" w14:textId="3470C7CD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ADD48B" wp14:editId="61CEBED6">
            <wp:extent cx="5274310" cy="4345940"/>
            <wp:effectExtent l="0" t="0" r="2540" b="0"/>
            <wp:docPr id="1695031170" name="图片 49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31170" name="图片 1695031170" descr="操作页面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8B1C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分析：如图。</w:t>
      </w:r>
    </w:p>
    <w:p w14:paraId="4A516027" w14:textId="630A0315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/>
          <w:sz w:val="24"/>
          <w:szCs w:val="24"/>
        </w:rPr>
        <w:t>7:</w:t>
      </w:r>
      <w:r>
        <w:rPr>
          <w:rFonts w:ascii="Times New Roman" w:hAnsi="Times New Roman" w:hint="eastAsia"/>
          <w:sz w:val="24"/>
          <w:szCs w:val="24"/>
        </w:rPr>
        <w:t>从</w:t>
      </w:r>
      <w:r w:rsidR="00EA1D88">
        <w:rPr>
          <w:rFonts w:ascii="Times New Roman" w:hAnsi="Times New Roman" w:hint="eastAsia"/>
          <w:sz w:val="24"/>
          <w:szCs w:val="24"/>
        </w:rPr>
        <w:t>tyxc</w:t>
      </w:r>
      <w:r>
        <w:rPr>
          <w:rFonts w:ascii="Times New Roman" w:hAnsi="Times New Roman" w:hint="eastAsia"/>
          <w:sz w:val="24"/>
          <w:szCs w:val="24"/>
        </w:rPr>
        <w:t>取</w:t>
      </w:r>
      <w:r>
        <w:rPr>
          <w:rFonts w:ascii="Times New Roman" w:hAnsi="Times New Roman"/>
          <w:sz w:val="24"/>
          <w:szCs w:val="24"/>
        </w:rPr>
        <w:t>4000</w:t>
      </w:r>
      <w:r>
        <w:rPr>
          <w:rFonts w:ascii="Times New Roman" w:hAnsi="Times New Roman" w:hint="eastAsia"/>
          <w:sz w:val="24"/>
          <w:szCs w:val="24"/>
        </w:rPr>
        <w:t>元，原因，</w:t>
      </w:r>
      <w:r>
        <w:rPr>
          <w:rFonts w:ascii="Times New Roman" w:hAnsi="Times New Roman" w:hint="eastAsia"/>
          <w:sz w:val="24"/>
          <w:szCs w:val="24"/>
        </w:rPr>
        <w:t>buy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</w:t>
      </w:r>
      <w:r w:rsidR="00EA1D88">
        <w:rPr>
          <w:rFonts w:ascii="Times New Roman" w:hAnsi="Times New Roman" w:hint="eastAsia"/>
          <w:sz w:val="24"/>
          <w:szCs w:val="24"/>
        </w:rPr>
        <w:t>house</w:t>
      </w:r>
    </w:p>
    <w:p w14:paraId="2EE28DB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4644FC5" w14:textId="30EB8A73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2B1872" wp14:editId="7B5F4F2F">
            <wp:extent cx="5274310" cy="4345940"/>
            <wp:effectExtent l="0" t="0" r="2540" b="0"/>
            <wp:docPr id="2112222383" name="图片 50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22383" name="图片 2112222383" descr="操作页面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6A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分析：如图。</w:t>
      </w:r>
    </w:p>
    <w:p w14:paraId="7653CA14" w14:textId="3D1D3E70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/>
          <w:sz w:val="24"/>
          <w:szCs w:val="24"/>
        </w:rPr>
        <w:t>8:</w:t>
      </w:r>
      <w:r>
        <w:rPr>
          <w:rFonts w:ascii="Times New Roman" w:hAnsi="Times New Roman" w:hint="eastAsia"/>
          <w:sz w:val="24"/>
          <w:szCs w:val="24"/>
        </w:rPr>
        <w:t>从</w:t>
      </w:r>
      <w:r w:rsidR="00EA1D88">
        <w:rPr>
          <w:rFonts w:ascii="Times New Roman" w:hAnsi="Times New Roman" w:hint="eastAsia"/>
          <w:sz w:val="24"/>
          <w:szCs w:val="24"/>
        </w:rPr>
        <w:t>tyxc</w:t>
      </w:r>
      <w:r>
        <w:rPr>
          <w:rFonts w:ascii="Times New Roman" w:hAnsi="Times New Roman" w:hint="eastAsia"/>
          <w:sz w:val="24"/>
          <w:szCs w:val="24"/>
        </w:rPr>
        <w:t>账户取</w:t>
      </w:r>
      <w:r>
        <w:rPr>
          <w:rFonts w:ascii="Times New Roman" w:hAnsi="Times New Roman" w:hint="eastAsia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00000</w:t>
      </w:r>
      <w:r>
        <w:rPr>
          <w:rFonts w:ascii="Times New Roman" w:hAnsi="Times New Roman" w:hint="eastAsia"/>
          <w:sz w:val="24"/>
          <w:szCs w:val="24"/>
        </w:rPr>
        <w:t>元，取钱原因：</w:t>
      </w:r>
      <w:r w:rsidR="00EA1D88">
        <w:rPr>
          <w:rFonts w:ascii="Times New Roman" w:hAnsi="Times New Roman" w:hint="eastAsia"/>
          <w:sz w:val="24"/>
          <w:szCs w:val="24"/>
        </w:rPr>
        <w:t>try</w:t>
      </w:r>
    </w:p>
    <w:p w14:paraId="077C5C4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8EDB357" w14:textId="77A038A0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A94909" wp14:editId="449A0F77">
            <wp:extent cx="5274310" cy="4319905"/>
            <wp:effectExtent l="0" t="0" r="2540" b="4445"/>
            <wp:docPr id="177430184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01840" name="图片 17743018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E160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分析：账户余额加上透支额度不够取的金额，弹出提示框。</w:t>
      </w:r>
    </w:p>
    <w:p w14:paraId="16A418BD" w14:textId="60BA1FDC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>:</w:t>
      </w:r>
      <w:r w:rsidR="00EA1D88">
        <w:rPr>
          <w:rFonts w:ascii="Times New Roman" w:hAnsi="Times New Roman" w:hint="eastAsia"/>
          <w:sz w:val="24"/>
          <w:szCs w:val="24"/>
        </w:rPr>
        <w:t xml:space="preserve"> </w:t>
      </w:r>
      <w:r w:rsidR="00EA1D88">
        <w:rPr>
          <w:rFonts w:ascii="Times New Roman" w:hAnsi="Times New Roman" w:hint="eastAsia"/>
          <w:sz w:val="24"/>
          <w:szCs w:val="24"/>
        </w:rPr>
        <w:t>点击清屏，再</w:t>
      </w:r>
      <w:r>
        <w:rPr>
          <w:rFonts w:ascii="Times New Roman" w:hAnsi="Times New Roman" w:hint="eastAsia"/>
          <w:sz w:val="24"/>
          <w:szCs w:val="24"/>
        </w:rPr>
        <w:t>点击“查询账户信息”</w:t>
      </w:r>
    </w:p>
    <w:p w14:paraId="3055BD9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6457F74A" w14:textId="4B0D03F5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D5D9C9A" wp14:editId="3D140CB1">
            <wp:extent cx="5274310" cy="4345940"/>
            <wp:effectExtent l="0" t="0" r="2540" b="0"/>
            <wp:docPr id="53565551" name="图片 54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5551" name="图片 53565551" descr="操作页面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D486" w14:textId="77777777" w:rsidR="00EA1D8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</w:p>
    <w:p w14:paraId="1DB6C81F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分析：如图。</w:t>
      </w:r>
    </w:p>
    <w:p w14:paraId="082818DE" w14:textId="15521717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0:</w:t>
      </w:r>
      <w:r>
        <w:rPr>
          <w:rFonts w:ascii="Times New Roman" w:hAnsi="Times New Roman" w:hint="eastAsia"/>
          <w:sz w:val="24"/>
          <w:szCs w:val="24"/>
        </w:rPr>
        <w:t>点击进入下个月</w:t>
      </w:r>
      <w:r w:rsidR="00EA1D88">
        <w:rPr>
          <w:rFonts w:ascii="Times New Roman" w:hAnsi="Times New Roman" w:hint="eastAsia"/>
          <w:sz w:val="24"/>
          <w:szCs w:val="24"/>
        </w:rPr>
        <w:t>，再显示账户信息</w:t>
      </w:r>
    </w:p>
    <w:p w14:paraId="054EBAB1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385CDB10" w14:textId="1FBA2CB6" w:rsidR="00FB78B8" w:rsidRDefault="0063381D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4520FE5" wp14:editId="3695424F">
            <wp:extent cx="5274310" cy="4345940"/>
            <wp:effectExtent l="0" t="0" r="2540" b="0"/>
            <wp:docPr id="134935535" name="图片 55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5535" name="图片 134935535" descr="操作页面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C895" w14:textId="7648717D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</w:t>
      </w:r>
      <w:r w:rsidR="0063381D">
        <w:rPr>
          <w:rFonts w:ascii="Times New Roman" w:hAnsi="Times New Roman" w:cs="Times New Roman" w:hint="eastAsia"/>
        </w:rPr>
        <w:t>进入下个月后，</w:t>
      </w:r>
      <w:r w:rsidR="00EA1D88">
        <w:rPr>
          <w:rFonts w:ascii="Times New Roman" w:hAnsi="Times New Roman" w:cs="Times New Roman" w:hint="eastAsia"/>
        </w:rPr>
        <w:t>左上角日期</w:t>
      </w:r>
      <w:r w:rsidR="0063381D">
        <w:rPr>
          <w:rFonts w:ascii="Times New Roman" w:hAnsi="Times New Roman" w:cs="Times New Roman" w:hint="eastAsia"/>
        </w:rPr>
        <w:t>发生</w:t>
      </w:r>
      <w:r w:rsidR="00EA1D88">
        <w:rPr>
          <w:rFonts w:ascii="Times New Roman" w:hAnsi="Times New Roman" w:cs="Times New Roman" w:hint="eastAsia"/>
        </w:rPr>
        <w:t>变化，</w:t>
      </w:r>
      <w:r w:rsidR="0063381D">
        <w:rPr>
          <w:rFonts w:ascii="Times New Roman" w:hAnsi="Times New Roman" w:cs="Times New Roman" w:hint="eastAsia"/>
        </w:rPr>
        <w:t>并</w:t>
      </w:r>
      <w:r>
        <w:rPr>
          <w:rFonts w:ascii="Times New Roman" w:hAnsi="Times New Roman" w:cs="Times New Roman" w:hint="eastAsia"/>
        </w:rPr>
        <w:t>结算了上个月的利息，进入下一年后，扣除了信用卡的年费。</w:t>
      </w:r>
      <w:r w:rsidR="0063381D">
        <w:rPr>
          <w:rFonts w:ascii="Times New Roman" w:hAnsi="Times New Roman" w:cs="Times New Roman" w:hint="eastAsia"/>
        </w:rPr>
        <w:t xml:space="preserve"> </w:t>
      </w:r>
    </w:p>
    <w:p w14:paraId="65B7D8D0" w14:textId="0777963A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1:</w:t>
      </w:r>
      <w:r w:rsidR="0063381D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2008-1-1</w:t>
      </w:r>
      <w:r>
        <w:rPr>
          <w:rFonts w:ascii="Times New Roman" w:hAnsi="Times New Roman" w:hint="eastAsia"/>
          <w:sz w:val="24"/>
          <w:szCs w:val="24"/>
        </w:rPr>
        <w:t>～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009-1-1 </w:t>
      </w:r>
      <w:r>
        <w:rPr>
          <w:rFonts w:ascii="Times New Roman" w:hAnsi="Times New Roman" w:hint="eastAsia"/>
          <w:sz w:val="24"/>
          <w:szCs w:val="24"/>
        </w:rPr>
        <w:t>点击查询时间段账目</w:t>
      </w:r>
    </w:p>
    <w:p w14:paraId="590597DA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69F5C70" w14:textId="0116BD25" w:rsidR="00FB78B8" w:rsidRDefault="0063381D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62F687" wp14:editId="0BDC88C8">
            <wp:extent cx="5274310" cy="4345940"/>
            <wp:effectExtent l="0" t="0" r="2540" b="0"/>
            <wp:docPr id="806484934" name="图片 56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4934" name="图片 806484934" descr="操作页面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1126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</w:t>
      </w:r>
    </w:p>
    <w:p w14:paraId="1960BE31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</w:p>
    <w:p w14:paraId="2F6D1A0B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【功能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>：</w:t>
      </w:r>
      <w:r>
        <w:rPr>
          <w:rFonts w:hint="eastAsia"/>
          <w:szCs w:val="28"/>
        </w:rPr>
        <w:t>图形界面有当月还款的提示和收入支出统计</w:t>
      </w:r>
      <w:r>
        <w:rPr>
          <w:rFonts w:ascii="Times New Roman" w:hAnsi="Times New Roman" w:cs="Times New Roman" w:hint="eastAsia"/>
        </w:rPr>
        <w:t>】</w:t>
      </w:r>
    </w:p>
    <w:p w14:paraId="078CF356" w14:textId="77777777" w:rsidR="00FB78B8" w:rsidRDefault="00FB78B8" w:rsidP="00FB78B8">
      <w:pPr>
        <w:pStyle w:val="ab"/>
        <w:numPr>
          <w:ilvl w:val="0"/>
          <w:numId w:val="8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设计</w:t>
      </w:r>
    </w:p>
    <w:p w14:paraId="58406A29" w14:textId="3A357EB6" w:rsidR="0094219F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="0063381D">
        <w:rPr>
          <w:rFonts w:ascii="Times New Roman" w:hAnsi="Times New Roman" w:cs="Times New Roman" w:hint="eastAsia"/>
        </w:rPr>
        <w:t>上方</w:t>
      </w:r>
      <w:r>
        <w:rPr>
          <w:rFonts w:ascii="Times New Roman" w:hAnsi="Times New Roman" w:cs="Times New Roman" w:hint="eastAsia"/>
        </w:rPr>
        <w:t>显示本月支出和本月收入，用一个函数来统计，并且调用</w:t>
      </w:r>
      <w:r>
        <w:rPr>
          <w:rFonts w:ascii="Times New Roman" w:hAnsi="Times New Roman" w:cs="Times New Roman" w:hint="eastAsia"/>
        </w:rPr>
        <w:t>qt</w:t>
      </w:r>
      <w:r>
        <w:rPr>
          <w:rFonts w:ascii="Times New Roman" w:hAnsi="Times New Roman" w:cs="Times New Roman" w:hint="eastAsia"/>
        </w:rPr>
        <w:t>的方法来显示在文本框上。</w:t>
      </w:r>
    </w:p>
    <w:p w14:paraId="0C33B1B7" w14:textId="77777777" w:rsidR="00FB78B8" w:rsidRDefault="00FB78B8" w:rsidP="00FB78B8">
      <w:pPr>
        <w:pStyle w:val="ab"/>
        <w:numPr>
          <w:ilvl w:val="0"/>
          <w:numId w:val="8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FB78B8" w14:paraId="1CF55872" w14:textId="77777777" w:rsidTr="00515C1D">
        <w:tc>
          <w:tcPr>
            <w:tcW w:w="8296" w:type="dxa"/>
          </w:tcPr>
          <w:p w14:paraId="1857EFB1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显示还款信息</w:t>
            </w:r>
          </w:p>
          <w:p w14:paraId="00932A27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f"/>
                <w:rFonts w:ascii="Consolas" w:hAnsi="Consolas"/>
                <w:color w:val="0000FF"/>
                <w:spacing w:val="4"/>
              </w:rPr>
              <w:t>MainWindow::show_alert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(){</w:t>
            </w:r>
          </w:p>
          <w:p w14:paraId="28C4CD45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double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debt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103A543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double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income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cost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3E7CE7A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for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unsigned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int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size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++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</w:p>
          <w:p w14:paraId="0EE8D2F6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63381D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getUser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toStdString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()){</w:t>
            </w:r>
          </w:p>
          <w:p w14:paraId="14F1DEC8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63381D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s_c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&amp;&amp;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get_debt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信用卡</w:t>
            </w:r>
          </w:p>
          <w:p w14:paraId="1DFC4B5A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   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debt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get_debt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72E38FBA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F0DB477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6BD10C06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DC7375E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//cout &lt;&lt; date.getYear()&lt;&lt;date.getMonth()-1&lt;&lt;1</w:t>
            </w:r>
          </w:p>
          <w:p w14:paraId="6EA3EE48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income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month_income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getMaxDay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toStdString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21F937E5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cost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month_cost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getMaxDay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toStdString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70E209DB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AA10335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my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label_account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setText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fromStdString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本月应还：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to_string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debt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 xml:space="preserve">" 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本月收入：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to_string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income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 xml:space="preserve">" 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本月支出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to_string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cost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)));</w:t>
            </w:r>
          </w:p>
          <w:p w14:paraId="37B7B05B" w14:textId="708AE9AA" w:rsidR="00FB78B8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</w:tc>
      </w:tr>
    </w:tbl>
    <w:p w14:paraId="0B4EC889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08E1DF16" w14:textId="5C3817AC" w:rsidR="0063381D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测试</w:t>
      </w:r>
    </w:p>
    <w:p w14:paraId="293C84BD" w14:textId="101B7846" w:rsidR="00FB78B8" w:rsidRDefault="0063381D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2B024B" wp14:editId="2FCABF59">
            <wp:extent cx="5277600" cy="1057910"/>
            <wp:effectExtent l="0" t="0" r="0" b="8890"/>
            <wp:docPr id="920720897" name="图片 57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0897" name="图片 920720897" descr="操作页面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09" b="75646"/>
                    <a:stretch/>
                  </pic:blipFill>
                  <pic:spPr bwMode="auto">
                    <a:xfrm>
                      <a:off x="0" y="0"/>
                      <a:ext cx="5280044" cy="105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14B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分析：如图所示。</w:t>
      </w:r>
    </w:p>
    <w:p w14:paraId="1DD1547A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02A2A08B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【功能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：</w:t>
      </w:r>
      <w:r>
        <w:rPr>
          <w:rFonts w:hint="eastAsia"/>
          <w:szCs w:val="28"/>
        </w:rPr>
        <w:t>可以查询某个月按照时间排序的账户查询信息</w:t>
      </w:r>
      <w:r>
        <w:rPr>
          <w:rFonts w:ascii="Times New Roman" w:hAnsi="Times New Roman" w:cs="Times New Roman" w:hint="eastAsia"/>
        </w:rPr>
        <w:t>】</w:t>
      </w:r>
    </w:p>
    <w:p w14:paraId="732B4244" w14:textId="53DFB008" w:rsidR="00FB78B8" w:rsidRDefault="00FB78B8" w:rsidP="00FB78B8">
      <w:pPr>
        <w:pStyle w:val="ab"/>
        <w:numPr>
          <w:ilvl w:val="0"/>
          <w:numId w:val="9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设计：与银行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～</w:t>
      </w:r>
      <w:r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 w:hint="eastAsia"/>
          <w:sz w:val="24"/>
          <w:szCs w:val="24"/>
        </w:rPr>
        <w:t>的类似，但是时间输入改为了从</w:t>
      </w:r>
      <w:r>
        <w:rPr>
          <w:rFonts w:ascii="Times New Roman" w:hAnsi="Times New Roman" w:hint="eastAsia"/>
          <w:sz w:val="24"/>
          <w:szCs w:val="24"/>
        </w:rPr>
        <w:t>qt</w:t>
      </w:r>
      <w:r>
        <w:rPr>
          <w:rFonts w:ascii="Times New Roman" w:hAnsi="Times New Roman" w:hint="eastAsia"/>
          <w:sz w:val="24"/>
          <w:szCs w:val="24"/>
        </w:rPr>
        <w:t>提供的时间选择控件输入，然后点击查询时间段账目，即可。</w:t>
      </w:r>
    </w:p>
    <w:p w14:paraId="0F575539" w14:textId="3E6BDFBA" w:rsidR="0094219F" w:rsidRPr="0094219F" w:rsidRDefault="0094219F" w:rsidP="0094219F">
      <w:pPr>
        <w:pBdr>
          <w:bottom w:val="single" w:sz="4" w:space="0" w:color="auto"/>
        </w:pBd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drawing>
          <wp:inline distT="0" distB="0" distL="0" distR="0" wp14:anchorId="4B72AA6D" wp14:editId="45A476DD">
            <wp:extent cx="4353533" cy="600159"/>
            <wp:effectExtent l="0" t="0" r="0" b="9525"/>
            <wp:docPr id="641883733" name="图片 5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83733" name="图片 58" descr="图片包含 文本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A32" w14:textId="77777777" w:rsidR="00FB78B8" w:rsidRDefault="00FB78B8" w:rsidP="00FB78B8">
      <w:pPr>
        <w:pStyle w:val="ab"/>
        <w:numPr>
          <w:ilvl w:val="0"/>
          <w:numId w:val="9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FB78B8" w14:paraId="3DFA2B1B" w14:textId="77777777" w:rsidTr="00515C1D">
        <w:tc>
          <w:tcPr>
            <w:tcW w:w="8296" w:type="dxa"/>
          </w:tcPr>
          <w:p w14:paraId="002AA525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//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查询账目</w:t>
            </w:r>
          </w:p>
          <w:p w14:paraId="7F0E2FEA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f"/>
                <w:rFonts w:ascii="Consolas" w:hAnsi="Consolas"/>
                <w:color w:val="0000FF"/>
                <w:spacing w:val="4"/>
                <w:sz w:val="20"/>
                <w:szCs w:val="20"/>
              </w:rPr>
              <w:t>MainWindow::on_pushButton_query_clicked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  <w:p w14:paraId="5E511C0B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68ADB9C5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d1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year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month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day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());</w:t>
            </w:r>
          </w:p>
          <w:p w14:paraId="6BBCAA5B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d2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dateEdit_2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year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dateEdit_2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month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dateEdit_2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day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());</w:t>
            </w:r>
          </w:p>
          <w:p w14:paraId="3FE06590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MainWindow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::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cmdprocess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sc"/>
                <w:rFonts w:ascii="Consolas" w:hAnsi="Consolas"/>
                <w:color w:val="BA2121"/>
                <w:spacing w:val="4"/>
                <w:sz w:val="20"/>
                <w:szCs w:val="20"/>
              </w:rPr>
              <w:t>'q'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);</w:t>
            </w:r>
          </w:p>
          <w:p w14:paraId="0CD0B69C" w14:textId="0F4E2C69" w:rsidR="00FB78B8" w:rsidRP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>}</w:t>
            </w:r>
          </w:p>
        </w:tc>
      </w:tr>
    </w:tbl>
    <w:p w14:paraId="415479A2" w14:textId="797BADF4" w:rsidR="00FB78B8" w:rsidRDefault="00FB78B8" w:rsidP="0094219F">
      <w:pPr>
        <w:pStyle w:val="ab"/>
        <w:numPr>
          <w:ilvl w:val="0"/>
          <w:numId w:val="18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测试：查询</w:t>
      </w:r>
      <w:r w:rsidR="0094219F">
        <w:rPr>
          <w:rFonts w:ascii="Times New Roman" w:hAnsi="Times New Roman" w:hint="eastAsia"/>
        </w:rPr>
        <w:t>2009</w:t>
      </w:r>
      <w:r w:rsidR="0094219F">
        <w:rPr>
          <w:rFonts w:ascii="Times New Roman" w:hAnsi="Times New Roman" w:hint="eastAsia"/>
        </w:rPr>
        <w:t>年</w:t>
      </w:r>
      <w:r w:rsidR="0094219F">
        <w:rPr>
          <w:rFonts w:ascii="Times New Roman" w:hAnsi="Times New Roman" w:hint="eastAsia"/>
        </w:rPr>
        <w:t>2</w:t>
      </w:r>
      <w:r w:rsidR="0094219F">
        <w:rPr>
          <w:rFonts w:ascii="Times New Roman" w:hAnsi="Times New Roman" w:hint="eastAsia"/>
        </w:rPr>
        <w:t>月</w:t>
      </w:r>
      <w:r>
        <w:rPr>
          <w:rFonts w:ascii="Times New Roman" w:hAnsi="Times New Roman" w:hint="eastAsia"/>
        </w:rPr>
        <w:t>的信息；</w:t>
      </w:r>
    </w:p>
    <w:p w14:paraId="60CB18FC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6A8A7348" w14:textId="2C5EE5BF" w:rsidR="00FB78B8" w:rsidRDefault="0094219F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A09240" wp14:editId="522F67F8">
            <wp:extent cx="5274310" cy="4855845"/>
            <wp:effectExtent l="0" t="0" r="2540" b="1905"/>
            <wp:docPr id="911158807" name="图片 59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58807" name="图片 911158807" descr="操作页面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5494" w14:textId="76D7A9FD" w:rsidR="00FB78B8" w:rsidRDefault="00FB78B8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分析：如图所示。</w:t>
      </w:r>
    </w:p>
    <w:p w14:paraId="325CB2DA" w14:textId="77777777" w:rsidR="00351123" w:rsidRPr="00351123" w:rsidRDefault="00351123">
      <w:pPr>
        <w:spacing w:line="360" w:lineRule="auto"/>
        <w:rPr>
          <w:b/>
          <w:sz w:val="24"/>
          <w:szCs w:val="28"/>
        </w:rPr>
      </w:pPr>
    </w:p>
    <w:p w14:paraId="0890CF53" w14:textId="6D263B32" w:rsidR="00FB78B8" w:rsidRDefault="00000000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实验结论与感想</w:t>
      </w:r>
    </w:p>
    <w:p w14:paraId="693975EB" w14:textId="11A61E30" w:rsidR="00FB78B8" w:rsidRDefault="009C380E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这次的</w:t>
      </w:r>
      <w:r w:rsidR="00AB4DB0">
        <w:rPr>
          <w:rFonts w:hint="eastAsia"/>
          <w:sz w:val="24"/>
          <w:szCs w:val="28"/>
        </w:rPr>
        <w:t>实验</w:t>
      </w:r>
      <w:r w:rsidR="00FB78B8">
        <w:rPr>
          <w:sz w:val="24"/>
          <w:szCs w:val="28"/>
        </w:rPr>
        <w:t>让我对</w:t>
      </w:r>
      <w:r w:rsidR="00FB78B8">
        <w:rPr>
          <w:rFonts w:hint="eastAsia"/>
          <w:sz w:val="24"/>
          <w:szCs w:val="28"/>
        </w:rPr>
        <w:t>C++</w:t>
      </w:r>
      <w:r w:rsidR="00FB78B8">
        <w:rPr>
          <w:sz w:val="24"/>
          <w:szCs w:val="28"/>
        </w:rPr>
        <w:t>类</w:t>
      </w:r>
      <w:r w:rsidR="00FB78B8">
        <w:rPr>
          <w:rFonts w:hint="eastAsia"/>
          <w:sz w:val="24"/>
          <w:szCs w:val="28"/>
        </w:rPr>
        <w:t>的运用</w:t>
      </w:r>
      <w:r w:rsidR="00FB78B8">
        <w:rPr>
          <w:sz w:val="24"/>
          <w:szCs w:val="28"/>
        </w:rPr>
        <w:t>有了更加深刻的理解</w:t>
      </w:r>
      <w:r w:rsidR="00FB78B8">
        <w:rPr>
          <w:rFonts w:hint="eastAsia"/>
          <w:sz w:val="24"/>
          <w:szCs w:val="28"/>
        </w:rPr>
        <w:t>，</w:t>
      </w:r>
    </w:p>
    <w:p w14:paraId="2B76F7EE" w14:textId="7BAD97A0" w:rsidR="004D155C" w:rsidRDefault="00FB78B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也</w:t>
      </w:r>
      <w:r w:rsidR="00AB4DB0">
        <w:rPr>
          <w:rFonts w:hint="eastAsia"/>
          <w:sz w:val="24"/>
          <w:szCs w:val="28"/>
        </w:rPr>
        <w:t>让我</w:t>
      </w:r>
      <w:r>
        <w:rPr>
          <w:sz w:val="24"/>
          <w:szCs w:val="28"/>
        </w:rPr>
        <w:t>学到了</w:t>
      </w:r>
      <w:r>
        <w:rPr>
          <w:rFonts w:hint="eastAsia"/>
          <w:sz w:val="24"/>
          <w:szCs w:val="28"/>
        </w:rPr>
        <w:t>更多有关</w:t>
      </w:r>
      <w:r>
        <w:rPr>
          <w:rFonts w:hint="eastAsia"/>
          <w:sz w:val="24"/>
          <w:szCs w:val="28"/>
        </w:rPr>
        <w:t>QT</w:t>
      </w:r>
      <w:r>
        <w:rPr>
          <w:sz w:val="24"/>
          <w:szCs w:val="28"/>
        </w:rPr>
        <w:t>的知识</w:t>
      </w:r>
      <w:r>
        <w:rPr>
          <w:rFonts w:hint="eastAsia"/>
          <w:sz w:val="24"/>
          <w:szCs w:val="28"/>
        </w:rPr>
        <w:t>。</w:t>
      </w:r>
    </w:p>
    <w:sectPr w:rsidR="004D155C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921283" w14:textId="77777777" w:rsidR="00EE2345" w:rsidRDefault="00EE2345">
      <w:r>
        <w:separator/>
      </w:r>
    </w:p>
  </w:endnote>
  <w:endnote w:type="continuationSeparator" w:id="0">
    <w:p w14:paraId="08F7C9B0" w14:textId="77777777" w:rsidR="00EE2345" w:rsidRDefault="00EE2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670A57" w14:textId="77777777" w:rsidR="00EE2345" w:rsidRDefault="00EE2345">
      <w:r>
        <w:separator/>
      </w:r>
    </w:p>
  </w:footnote>
  <w:footnote w:type="continuationSeparator" w:id="0">
    <w:p w14:paraId="3C9A9974" w14:textId="77777777" w:rsidR="00EE2345" w:rsidRDefault="00EE23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0B8B9" w14:textId="77777777" w:rsidR="004D155C" w:rsidRDefault="004D155C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10918"/>
    <w:multiLevelType w:val="hybridMultilevel"/>
    <w:tmpl w:val="34749F70"/>
    <w:lvl w:ilvl="0" w:tplc="1C8A5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AD7236"/>
    <w:multiLevelType w:val="multilevel"/>
    <w:tmpl w:val="462825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965821"/>
    <w:multiLevelType w:val="multilevel"/>
    <w:tmpl w:val="1996582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9F437B"/>
    <w:multiLevelType w:val="multilevel"/>
    <w:tmpl w:val="1C9F437B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A12291"/>
    <w:multiLevelType w:val="hybridMultilevel"/>
    <w:tmpl w:val="C2A61446"/>
    <w:lvl w:ilvl="0" w:tplc="6EC4D2E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7354D98"/>
    <w:multiLevelType w:val="hybridMultilevel"/>
    <w:tmpl w:val="091002C8"/>
    <w:lvl w:ilvl="0" w:tplc="78888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EC50819"/>
    <w:multiLevelType w:val="multilevel"/>
    <w:tmpl w:val="2EC5081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9E31A6"/>
    <w:multiLevelType w:val="multilevel"/>
    <w:tmpl w:val="319E31A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BC0F85"/>
    <w:multiLevelType w:val="multilevel"/>
    <w:tmpl w:val="36BC0F8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AE5E6E"/>
    <w:multiLevelType w:val="multilevel"/>
    <w:tmpl w:val="462825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2760D0"/>
    <w:multiLevelType w:val="hybridMultilevel"/>
    <w:tmpl w:val="9A845D5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6237CB4"/>
    <w:multiLevelType w:val="multilevel"/>
    <w:tmpl w:val="46237C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282583"/>
    <w:multiLevelType w:val="multilevel"/>
    <w:tmpl w:val="462825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982AAB"/>
    <w:multiLevelType w:val="hybridMultilevel"/>
    <w:tmpl w:val="3BF20D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9EB07EF"/>
    <w:multiLevelType w:val="multilevel"/>
    <w:tmpl w:val="49EB07E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13371A"/>
    <w:multiLevelType w:val="multilevel"/>
    <w:tmpl w:val="8F62250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6" w15:restartNumberingAfterBreak="0">
    <w:nsid w:val="5C0733FD"/>
    <w:multiLevelType w:val="multilevel"/>
    <w:tmpl w:val="462825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A64994"/>
    <w:multiLevelType w:val="multilevel"/>
    <w:tmpl w:val="DB9A38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1608268983">
    <w:abstractNumId w:val="14"/>
  </w:num>
  <w:num w:numId="2" w16cid:durableId="187448842">
    <w:abstractNumId w:val="6"/>
  </w:num>
  <w:num w:numId="3" w16cid:durableId="1028064096">
    <w:abstractNumId w:val="12"/>
  </w:num>
  <w:num w:numId="4" w16cid:durableId="729769213">
    <w:abstractNumId w:val="3"/>
  </w:num>
  <w:num w:numId="5" w16cid:durableId="133564687">
    <w:abstractNumId w:val="10"/>
  </w:num>
  <w:num w:numId="6" w16cid:durableId="307831363">
    <w:abstractNumId w:val="11"/>
  </w:num>
  <w:num w:numId="7" w16cid:durableId="804741277">
    <w:abstractNumId w:val="7"/>
  </w:num>
  <w:num w:numId="8" w16cid:durableId="1002859777">
    <w:abstractNumId w:val="2"/>
  </w:num>
  <w:num w:numId="9" w16cid:durableId="102071844">
    <w:abstractNumId w:val="8"/>
  </w:num>
  <w:num w:numId="10" w16cid:durableId="905920247">
    <w:abstractNumId w:val="13"/>
  </w:num>
  <w:num w:numId="11" w16cid:durableId="117528573">
    <w:abstractNumId w:val="9"/>
  </w:num>
  <w:num w:numId="12" w16cid:durableId="1520511062">
    <w:abstractNumId w:val="1"/>
  </w:num>
  <w:num w:numId="13" w16cid:durableId="1641567209">
    <w:abstractNumId w:val="16"/>
  </w:num>
  <w:num w:numId="14" w16cid:durableId="387802534">
    <w:abstractNumId w:val="15"/>
  </w:num>
  <w:num w:numId="15" w16cid:durableId="537279531">
    <w:abstractNumId w:val="0"/>
  </w:num>
  <w:num w:numId="16" w16cid:durableId="268271284">
    <w:abstractNumId w:val="4"/>
  </w:num>
  <w:num w:numId="17" w16cid:durableId="1812599889">
    <w:abstractNumId w:val="5"/>
  </w:num>
  <w:num w:numId="18" w16cid:durableId="1374845431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Y1NTljOGQ1N2E4ZTIyMDg1ODY2MDI4YTYxMzEzZTAifQ=="/>
  </w:docVars>
  <w:rsids>
    <w:rsidRoot w:val="006A61E8"/>
    <w:rsid w:val="00056539"/>
    <w:rsid w:val="0007236B"/>
    <w:rsid w:val="000C7614"/>
    <w:rsid w:val="000F738D"/>
    <w:rsid w:val="00100DDE"/>
    <w:rsid w:val="001511AB"/>
    <w:rsid w:val="001711E0"/>
    <w:rsid w:val="001961B2"/>
    <w:rsid w:val="00197829"/>
    <w:rsid w:val="001A6888"/>
    <w:rsid w:val="00225E14"/>
    <w:rsid w:val="0023484B"/>
    <w:rsid w:val="00294CEA"/>
    <w:rsid w:val="002A3718"/>
    <w:rsid w:val="002C0649"/>
    <w:rsid w:val="002C4E81"/>
    <w:rsid w:val="00302014"/>
    <w:rsid w:val="00306421"/>
    <w:rsid w:val="00306FC4"/>
    <w:rsid w:val="00337232"/>
    <w:rsid w:val="00351123"/>
    <w:rsid w:val="00366E56"/>
    <w:rsid w:val="003806E6"/>
    <w:rsid w:val="003C11DC"/>
    <w:rsid w:val="003C56CE"/>
    <w:rsid w:val="00441EAE"/>
    <w:rsid w:val="004B42CC"/>
    <w:rsid w:val="004C104D"/>
    <w:rsid w:val="004D073E"/>
    <w:rsid w:val="004D155C"/>
    <w:rsid w:val="004F7931"/>
    <w:rsid w:val="00530390"/>
    <w:rsid w:val="0053753B"/>
    <w:rsid w:val="00537CEF"/>
    <w:rsid w:val="00561DBA"/>
    <w:rsid w:val="00566226"/>
    <w:rsid w:val="00567D59"/>
    <w:rsid w:val="005B30E7"/>
    <w:rsid w:val="005F5453"/>
    <w:rsid w:val="0063381D"/>
    <w:rsid w:val="00643616"/>
    <w:rsid w:val="006A581B"/>
    <w:rsid w:val="006A61E8"/>
    <w:rsid w:val="006C08BD"/>
    <w:rsid w:val="006C09F2"/>
    <w:rsid w:val="006C1E59"/>
    <w:rsid w:val="006E5526"/>
    <w:rsid w:val="00757B3D"/>
    <w:rsid w:val="0079062E"/>
    <w:rsid w:val="007D6A67"/>
    <w:rsid w:val="007E0F10"/>
    <w:rsid w:val="007E32BC"/>
    <w:rsid w:val="007F273B"/>
    <w:rsid w:val="007F3EBF"/>
    <w:rsid w:val="008772E4"/>
    <w:rsid w:val="008815F2"/>
    <w:rsid w:val="008C7603"/>
    <w:rsid w:val="00926A1B"/>
    <w:rsid w:val="00931FA6"/>
    <w:rsid w:val="00941B64"/>
    <w:rsid w:val="0094219F"/>
    <w:rsid w:val="00975373"/>
    <w:rsid w:val="009C380E"/>
    <w:rsid w:val="009C70DC"/>
    <w:rsid w:val="009E5638"/>
    <w:rsid w:val="00A14CCB"/>
    <w:rsid w:val="00A3009B"/>
    <w:rsid w:val="00AB4DB0"/>
    <w:rsid w:val="00AD7718"/>
    <w:rsid w:val="00B00FB6"/>
    <w:rsid w:val="00B0430F"/>
    <w:rsid w:val="00B749C1"/>
    <w:rsid w:val="00BE4C69"/>
    <w:rsid w:val="00C30521"/>
    <w:rsid w:val="00C30CB0"/>
    <w:rsid w:val="00C64E13"/>
    <w:rsid w:val="00CA1A38"/>
    <w:rsid w:val="00CE08FF"/>
    <w:rsid w:val="00CF45CD"/>
    <w:rsid w:val="00CF74BB"/>
    <w:rsid w:val="00D265FB"/>
    <w:rsid w:val="00D42F86"/>
    <w:rsid w:val="00D44274"/>
    <w:rsid w:val="00D44F37"/>
    <w:rsid w:val="00D564B8"/>
    <w:rsid w:val="00D77667"/>
    <w:rsid w:val="00D90AB8"/>
    <w:rsid w:val="00D96B6D"/>
    <w:rsid w:val="00DF40C7"/>
    <w:rsid w:val="00DF62D1"/>
    <w:rsid w:val="00E155C4"/>
    <w:rsid w:val="00E96353"/>
    <w:rsid w:val="00EA1D88"/>
    <w:rsid w:val="00EC2D7F"/>
    <w:rsid w:val="00EE2345"/>
    <w:rsid w:val="00EF58EB"/>
    <w:rsid w:val="00F44011"/>
    <w:rsid w:val="00F64BA1"/>
    <w:rsid w:val="00F7635A"/>
    <w:rsid w:val="00F8418B"/>
    <w:rsid w:val="00FA460D"/>
    <w:rsid w:val="00FB78B8"/>
    <w:rsid w:val="00FC43B7"/>
    <w:rsid w:val="00FC68F4"/>
    <w:rsid w:val="02914257"/>
    <w:rsid w:val="07D70AFF"/>
    <w:rsid w:val="0A585C3D"/>
    <w:rsid w:val="0C7F2CFB"/>
    <w:rsid w:val="0CB0742A"/>
    <w:rsid w:val="116B74E4"/>
    <w:rsid w:val="18653A4A"/>
    <w:rsid w:val="1AA06EAC"/>
    <w:rsid w:val="231D72E2"/>
    <w:rsid w:val="247B368F"/>
    <w:rsid w:val="251F31EA"/>
    <w:rsid w:val="29286FAD"/>
    <w:rsid w:val="2A145204"/>
    <w:rsid w:val="2A237BA9"/>
    <w:rsid w:val="2C3A5096"/>
    <w:rsid w:val="3AEB0B4C"/>
    <w:rsid w:val="3B391AC5"/>
    <w:rsid w:val="3C1E1D0F"/>
    <w:rsid w:val="3C9209D9"/>
    <w:rsid w:val="3F7F206A"/>
    <w:rsid w:val="419F65DC"/>
    <w:rsid w:val="45204402"/>
    <w:rsid w:val="483D5CD7"/>
    <w:rsid w:val="49DF08CD"/>
    <w:rsid w:val="4F7048DD"/>
    <w:rsid w:val="561D351A"/>
    <w:rsid w:val="58025A9A"/>
    <w:rsid w:val="5A022083"/>
    <w:rsid w:val="5BFD2F89"/>
    <w:rsid w:val="60D8070B"/>
    <w:rsid w:val="611D700A"/>
    <w:rsid w:val="636E1653"/>
    <w:rsid w:val="64B67A5C"/>
    <w:rsid w:val="6BF205A5"/>
    <w:rsid w:val="6E3F309D"/>
    <w:rsid w:val="6EDE22D0"/>
    <w:rsid w:val="71053D1D"/>
    <w:rsid w:val="71120B13"/>
    <w:rsid w:val="7221064E"/>
    <w:rsid w:val="78A3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03660A"/>
  <w15:docId w15:val="{0DE33F7D-1AFB-463B-A869-D4D0C19E4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1">
    <w:name w:val="修订1"/>
    <w:hidden/>
    <w:uiPriority w:val="99"/>
    <w:semiHidden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b">
    <w:name w:val="List Paragraph"/>
    <w:basedOn w:val="a"/>
    <w:uiPriority w:val="99"/>
    <w:qFormat/>
    <w:rsid w:val="00561DBA"/>
    <w:pPr>
      <w:ind w:firstLineChars="200" w:firstLine="420"/>
    </w:pPr>
    <w:rPr>
      <w:rFonts w:ascii="Calibri" w:eastAsia="宋体" w:hAnsi="Calibri" w:cs="Times New Roman"/>
    </w:rPr>
  </w:style>
  <w:style w:type="paragraph" w:styleId="HTML">
    <w:name w:val="HTML Preformatted"/>
    <w:basedOn w:val="a"/>
    <w:link w:val="HTML0"/>
    <w:uiPriority w:val="99"/>
    <w:unhideWhenUsed/>
    <w:rsid w:val="00561D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61DBA"/>
    <w:rPr>
      <w:rFonts w:ascii="宋体" w:hAnsi="宋体" w:cs="宋体"/>
      <w:sz w:val="24"/>
      <w:szCs w:val="24"/>
    </w:rPr>
  </w:style>
  <w:style w:type="character" w:customStyle="1" w:styleId="n">
    <w:name w:val="n"/>
    <w:basedOn w:val="a0"/>
    <w:rsid w:val="00561DBA"/>
  </w:style>
  <w:style w:type="character" w:customStyle="1" w:styleId="o">
    <w:name w:val="o"/>
    <w:basedOn w:val="a0"/>
    <w:rsid w:val="00561DBA"/>
  </w:style>
  <w:style w:type="character" w:customStyle="1" w:styleId="p">
    <w:name w:val="p"/>
    <w:basedOn w:val="a0"/>
    <w:rsid w:val="00561DBA"/>
  </w:style>
  <w:style w:type="character" w:customStyle="1" w:styleId="kt">
    <w:name w:val="kt"/>
    <w:basedOn w:val="a0"/>
    <w:rsid w:val="00561DBA"/>
  </w:style>
  <w:style w:type="character" w:customStyle="1" w:styleId="w">
    <w:name w:val="w"/>
    <w:basedOn w:val="a0"/>
    <w:rsid w:val="00561DBA"/>
  </w:style>
  <w:style w:type="character" w:customStyle="1" w:styleId="mi">
    <w:name w:val="mi"/>
    <w:basedOn w:val="a0"/>
    <w:rsid w:val="00561DBA"/>
  </w:style>
  <w:style w:type="character" w:customStyle="1" w:styleId="k">
    <w:name w:val="k"/>
    <w:basedOn w:val="a0"/>
    <w:rsid w:val="00561DBA"/>
  </w:style>
  <w:style w:type="paragraph" w:customStyle="1" w:styleId="msonormal0">
    <w:name w:val="msonormal"/>
    <w:basedOn w:val="a"/>
    <w:rsid w:val="00FB78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c">
    <w:name w:val="sc"/>
    <w:basedOn w:val="a0"/>
    <w:rsid w:val="00CF74BB"/>
  </w:style>
  <w:style w:type="character" w:customStyle="1" w:styleId="c1">
    <w:name w:val="c1"/>
    <w:basedOn w:val="a0"/>
    <w:rsid w:val="00CF74BB"/>
  </w:style>
  <w:style w:type="character" w:customStyle="1" w:styleId="s">
    <w:name w:val="s"/>
    <w:basedOn w:val="a0"/>
    <w:rsid w:val="00CF74BB"/>
  </w:style>
  <w:style w:type="character" w:customStyle="1" w:styleId="nc">
    <w:name w:val="nc"/>
    <w:basedOn w:val="a0"/>
    <w:rsid w:val="00CF74BB"/>
  </w:style>
  <w:style w:type="character" w:customStyle="1" w:styleId="nf">
    <w:name w:val="nf"/>
    <w:basedOn w:val="a0"/>
    <w:rsid w:val="00CF74BB"/>
  </w:style>
  <w:style w:type="character" w:customStyle="1" w:styleId="se">
    <w:name w:val="se"/>
    <w:basedOn w:val="a0"/>
    <w:rsid w:val="00CF74BB"/>
  </w:style>
  <w:style w:type="character" w:customStyle="1" w:styleId="cp">
    <w:name w:val="cp"/>
    <w:basedOn w:val="a0"/>
    <w:rsid w:val="00B0430F"/>
  </w:style>
  <w:style w:type="character" w:customStyle="1" w:styleId="cpf">
    <w:name w:val="cpf"/>
    <w:basedOn w:val="a0"/>
    <w:rsid w:val="00B0430F"/>
  </w:style>
  <w:style w:type="character" w:customStyle="1" w:styleId="nb">
    <w:name w:val="nb"/>
    <w:basedOn w:val="a0"/>
    <w:rsid w:val="001511AB"/>
  </w:style>
  <w:style w:type="character" w:customStyle="1" w:styleId="nn">
    <w:name w:val="nn"/>
    <w:basedOn w:val="a0"/>
    <w:rsid w:val="001511AB"/>
  </w:style>
  <w:style w:type="character" w:customStyle="1" w:styleId="err">
    <w:name w:val="err"/>
    <w:basedOn w:val="a0"/>
    <w:rsid w:val="004B4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microsoft.com/office/2011/relationships/people" Target="people.xml"/><Relationship Id="rId8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BE42F-E7A2-481A-A81A-E04E9699A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64</Pages>
  <Words>7128</Words>
  <Characters>40630</Characters>
  <Application>Microsoft Office Word</Application>
  <DocSecurity>0</DocSecurity>
  <Lines>338</Lines>
  <Paragraphs>95</Paragraphs>
  <ScaleCrop>false</ScaleCrop>
  <Company/>
  <LinksUpToDate>false</LinksUpToDate>
  <CharactersWithSpaces>47663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all day study</cp:lastModifiedBy>
  <cp:revision>14</cp:revision>
  <dcterms:created xsi:type="dcterms:W3CDTF">2018-04-12T02:29:00Z</dcterms:created>
  <dcterms:modified xsi:type="dcterms:W3CDTF">2025-04-13T14:02:00Z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B39FB24E8E2243C4848BCD433F38C66D_13</vt:lpwstr>
  </property>
</Properties>
</file>